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4ECEC" w14:textId="7C17A0DE" w:rsidR="002F1A5C" w:rsidRPr="002F1A5C" w:rsidRDefault="002F1A5C" w:rsidP="00EA742C">
      <w:pPr>
        <w:jc w:val="both"/>
        <w:rPr>
          <w:rFonts w:ascii="Times" w:eastAsia="Times New Roman" w:hAnsi="Times" w:cs="Times New Roman"/>
        </w:rPr>
      </w:pPr>
      <w:r w:rsidRPr="002F1A5C">
        <w:rPr>
          <w:rFonts w:ascii="Times" w:eastAsia="Times New Roman" w:hAnsi="Times" w:cs="Times New Roman"/>
        </w:rPr>
        <w:fldChar w:fldCharType="begin"/>
      </w:r>
      <w:r w:rsidRPr="002F1A5C">
        <w:rPr>
          <w:rFonts w:ascii="Times" w:eastAsia="Times New Roman" w:hAnsi="Times" w:cs="Times New Roman"/>
        </w:rPr>
        <w:instrText xml:space="preserve"> INCLUDEPICTURE "/var/folders/24/gxkvcqyd525_zhq0nyldzv6c0000gn/T/com.microsoft.Word/WebArchiveCopyPasteTempFiles/page1image1814592" \* MERGEFORMATINET </w:instrText>
      </w:r>
      <w:r w:rsidRPr="002F1A5C">
        <w:rPr>
          <w:rFonts w:ascii="Times" w:eastAsia="Times New Roman" w:hAnsi="Times" w:cs="Times New Roman"/>
        </w:rPr>
        <w:fldChar w:fldCharType="separate"/>
      </w:r>
      <w:r w:rsidRPr="002F1A5C">
        <w:rPr>
          <w:rFonts w:ascii="Times" w:eastAsia="Times New Roman" w:hAnsi="Times" w:cs="Times New Roman"/>
          <w:noProof/>
        </w:rPr>
        <w:drawing>
          <wp:inline distT="0" distB="0" distL="0" distR="0" wp14:anchorId="444AB314" wp14:editId="083875F4">
            <wp:extent cx="2519916" cy="811481"/>
            <wp:effectExtent l="0" t="0" r="0" b="1905"/>
            <wp:docPr id="1" name="Picture 1" descr="page1image181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81459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741" b="24996"/>
                    <a:stretch/>
                  </pic:blipFill>
                  <pic:spPr bwMode="auto">
                    <a:xfrm>
                      <a:off x="0" y="0"/>
                      <a:ext cx="2541992" cy="818590"/>
                    </a:xfrm>
                    <a:prstGeom prst="rect">
                      <a:avLst/>
                    </a:prstGeom>
                    <a:noFill/>
                    <a:ln>
                      <a:noFill/>
                    </a:ln>
                    <a:extLst>
                      <a:ext uri="{53640926-AAD7-44D8-BBD7-CCE9431645EC}">
                        <a14:shadowObscured xmlns:a14="http://schemas.microsoft.com/office/drawing/2010/main"/>
                      </a:ext>
                    </a:extLst>
                  </pic:spPr>
                </pic:pic>
              </a:graphicData>
            </a:graphic>
          </wp:inline>
        </w:drawing>
      </w:r>
      <w:r w:rsidRPr="002F1A5C">
        <w:rPr>
          <w:rFonts w:ascii="Times" w:eastAsia="Times New Roman" w:hAnsi="Times" w:cs="Times New Roman"/>
        </w:rPr>
        <w:fldChar w:fldCharType="end"/>
      </w:r>
    </w:p>
    <w:p w14:paraId="4D9327C6" w14:textId="7F222748" w:rsidR="002F1A5C" w:rsidRPr="002F1A5C" w:rsidRDefault="009024BB" w:rsidP="00EA742C">
      <w:pPr>
        <w:jc w:val="both"/>
        <w:rPr>
          <w:rFonts w:ascii="Times" w:eastAsia="Times New Roman" w:hAnsi="Times" w:cs="Times New Roman"/>
        </w:rPr>
      </w:pPr>
      <w:r>
        <w:rPr>
          <w:rFonts w:ascii="Times" w:eastAsia="Times New Roman" w:hAnsi="Times" w:cs="Times New Roman"/>
        </w:rPr>
        <w:t>8</w:t>
      </w:r>
      <w:r w:rsidR="002F1A5C" w:rsidRPr="002F1A5C">
        <w:rPr>
          <w:rFonts w:ascii="Times" w:eastAsia="Times New Roman" w:hAnsi="Times" w:cs="Times New Roman"/>
        </w:rPr>
        <w:t xml:space="preserve"> January 2020 </w:t>
      </w:r>
    </w:p>
    <w:p w14:paraId="31835052" w14:textId="77777777" w:rsidR="002F1A5C" w:rsidRPr="002F1A5C" w:rsidRDefault="002F1A5C" w:rsidP="00EA742C">
      <w:pPr>
        <w:jc w:val="both"/>
        <w:rPr>
          <w:rFonts w:ascii="Times" w:eastAsia="Times New Roman" w:hAnsi="Times" w:cs="Times New Roman"/>
        </w:rPr>
      </w:pPr>
    </w:p>
    <w:p w14:paraId="1DC1C75E" w14:textId="77777777" w:rsidR="002F1A5C" w:rsidRPr="002F1A5C"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Dear UCAR Steering Committee: </w:t>
      </w:r>
    </w:p>
    <w:p w14:paraId="2E0A2C61" w14:textId="77777777" w:rsidR="002F1A5C" w:rsidRPr="002F1A5C"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 am writing to express my interest in the UCAR CPAESS NOAA Climate &amp; Global Change Postdoctoral program. I will graduate with a PhD in Organismic and Evolutionary Biology from Harvard University in May 2021, and I am confident my experience as an ecologist and climate scientist will allow me to contribute to the successful integration and expansion of climate change research as well as collaboration with North Carolina State University, US Forest Service and The Nature Conservancy. </w:t>
      </w:r>
    </w:p>
    <w:p w14:paraId="5755524D" w14:textId="0BD5E442" w:rsidR="002F1A5C" w:rsidRPr="002F1A5C"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As part of the proposed research plan, I will work alongside Dr. </w:t>
      </w:r>
      <w:proofErr w:type="spellStart"/>
      <w:r w:rsidRPr="002F1A5C">
        <w:rPr>
          <w:rFonts w:ascii="Times" w:eastAsia="Times New Roman" w:hAnsi="Times" w:cs="Times New Roman"/>
        </w:rPr>
        <w:t>Zakiya</w:t>
      </w:r>
      <w:proofErr w:type="spellEnd"/>
      <w:r w:rsidRPr="002F1A5C">
        <w:rPr>
          <w:rFonts w:ascii="Times" w:eastAsia="Times New Roman" w:hAnsi="Times" w:cs="Times New Roman"/>
        </w:rPr>
        <w:t xml:space="preserve"> Leggett, who will act as my primary advisor and represent the host institution of North Carolina State University. By working with Dr. Leggett, I will expand my knowledge in soil ecology, nutrient cycling and carbon storage. I will also have access to new phytotron and greenhouse facilities on campus. My research plan also includes a postdoctoral committee, who will act as collaborators and mentors throughout my proposed research program: Dr. Colleen Doherty, an associate professor in the College of Agriculture and Life Sciences at North Carolina State; Dr. Tara Keyser, Director with the USDA Forest Service Southern Research Station and adjunct associate professor in the College of Natural Resources at North Carolina State University; and Dr. Liz </w:t>
      </w:r>
      <w:proofErr w:type="spellStart"/>
      <w:r w:rsidRPr="002F1A5C">
        <w:rPr>
          <w:rFonts w:ascii="Times" w:eastAsia="Times New Roman" w:hAnsi="Times" w:cs="Times New Roman"/>
        </w:rPr>
        <w:t>Kalies</w:t>
      </w:r>
      <w:proofErr w:type="spellEnd"/>
      <w:r w:rsidRPr="002F1A5C">
        <w:rPr>
          <w:rFonts w:ascii="Times" w:eastAsia="Times New Roman" w:hAnsi="Times" w:cs="Times New Roman"/>
        </w:rPr>
        <w:t xml:space="preserve">, Director of Science at The Nature Conservancy in Durham, North Carolina. </w:t>
      </w:r>
    </w:p>
    <w:p w14:paraId="7F4339FC" w14:textId="1C37DBDE" w:rsidR="002F1A5C" w:rsidRPr="002F1A5C"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If given the opportunity to work alongside Dr. Leggett, Dr. Doherty, Dr. Keyser and Dr. </w:t>
      </w:r>
      <w:proofErr w:type="spellStart"/>
      <w:r w:rsidRPr="002F1A5C">
        <w:rPr>
          <w:rFonts w:ascii="Times" w:eastAsia="Times New Roman" w:hAnsi="Times" w:cs="Times New Roman"/>
        </w:rPr>
        <w:t>Kalies</w:t>
      </w:r>
      <w:proofErr w:type="spellEnd"/>
      <w:r w:rsidRPr="002F1A5C">
        <w:rPr>
          <w:rFonts w:ascii="Times" w:eastAsia="Times New Roman" w:hAnsi="Times" w:cs="Times New Roman"/>
        </w:rPr>
        <w:t xml:space="preserve">, I will not only learn and grow as an individual scientist but I will also be able to extend and build interdisciplinary research outcomes that will target a broader audience of climate leadership. As a postdoctoral fellow, I will help train BIPOC students using a pipeline program, where I will mentor graduate students, graduate students will mentor undergraduate students and undergraduate students will mentor high school students. This pipeline program and integration of other non-academic agencies will help bolster climate change research and train future generations of climate scientists. </w:t>
      </w:r>
    </w:p>
    <w:p w14:paraId="5114712E" w14:textId="1C30D9EC" w:rsidR="002F1A5C" w:rsidRPr="002F1A5C"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 first learned of this opportunity through my current research advisor, Dr. Elizabeth </w:t>
      </w:r>
      <w:proofErr w:type="spellStart"/>
      <w:r w:rsidRPr="002F1A5C">
        <w:rPr>
          <w:rFonts w:ascii="Times" w:eastAsia="Times New Roman" w:hAnsi="Times" w:cs="Times New Roman"/>
        </w:rPr>
        <w:t>Wolkovich</w:t>
      </w:r>
      <w:proofErr w:type="spellEnd"/>
      <w:r w:rsidRPr="002F1A5C">
        <w:rPr>
          <w:rFonts w:ascii="Times" w:eastAsia="Times New Roman" w:hAnsi="Times" w:cs="Times New Roman"/>
        </w:rPr>
        <w:t xml:space="preserve">. I would relish the opportunity to leverage my research and communication skills to better align with the NOAA Climate Program Office. Thank you for your consideration. </w:t>
      </w:r>
    </w:p>
    <w:p w14:paraId="7CEFD811" w14:textId="7911C2A4" w:rsidR="00A01D88" w:rsidRDefault="002F1A5C" w:rsidP="00EA742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Sincerely,</w:t>
      </w:r>
      <w:r w:rsidRPr="002F1A5C">
        <w:rPr>
          <w:rFonts w:ascii="Times" w:eastAsia="Times New Roman" w:hAnsi="Times" w:cs="Times New Roman"/>
        </w:rPr>
        <w:br/>
        <w:t xml:space="preserve">Catherine J Chamberlain </w:t>
      </w:r>
    </w:p>
    <w:p w14:paraId="396505D7" w14:textId="739DD11C" w:rsidR="002F1A5C" w:rsidRDefault="002F1A5C" w:rsidP="00EA742C">
      <w:pPr>
        <w:spacing w:before="100" w:beforeAutospacing="1" w:after="100" w:afterAutospacing="1"/>
        <w:jc w:val="both"/>
        <w:rPr>
          <w:rFonts w:ascii="Times" w:eastAsia="Times New Roman" w:hAnsi="Times" w:cs="Times New Roman"/>
        </w:rPr>
      </w:pPr>
    </w:p>
    <w:p w14:paraId="086C0E5F" w14:textId="346FF4E8" w:rsidR="002F1A5C" w:rsidRDefault="002F1A5C" w:rsidP="00EA742C">
      <w:pPr>
        <w:spacing w:before="100" w:beforeAutospacing="1" w:after="100" w:afterAutospacing="1"/>
        <w:jc w:val="both"/>
        <w:rPr>
          <w:rFonts w:ascii="Times" w:eastAsia="Times New Roman" w:hAnsi="Times" w:cs="Times New Roman"/>
        </w:rPr>
      </w:pPr>
    </w:p>
    <w:p w14:paraId="5293807A" w14:textId="25FA9A9C" w:rsidR="002F1A5C" w:rsidRPr="002F1A5C" w:rsidRDefault="002F1A5C" w:rsidP="00872CD0">
      <w:pPr>
        <w:widowControl w:val="0"/>
        <w:spacing w:before="61"/>
        <w:ind w:right="1"/>
        <w:jc w:val="center"/>
        <w:outlineLvl w:val="0"/>
        <w:rPr>
          <w:rFonts w:ascii="Calibri" w:eastAsia="Arial" w:hAnsi="Calibri" w:cs="Calibri"/>
          <w:b/>
          <w:bCs/>
          <w:sz w:val="40"/>
          <w:szCs w:val="40"/>
        </w:rPr>
      </w:pPr>
      <w:r w:rsidRPr="002F1A5C">
        <w:rPr>
          <w:rFonts w:ascii="Calibri" w:eastAsia="Arial" w:hAnsi="Calibri" w:cs="Calibri"/>
          <w:b/>
          <w:bCs/>
          <w:spacing w:val="1"/>
          <w:sz w:val="40"/>
          <w:szCs w:val="40"/>
        </w:rPr>
        <w:lastRenderedPageBreak/>
        <w:t>Ca</w:t>
      </w:r>
      <w:r w:rsidRPr="002F1A5C">
        <w:rPr>
          <w:rFonts w:ascii="Calibri" w:eastAsia="Arial" w:hAnsi="Calibri" w:cs="Calibri"/>
          <w:b/>
          <w:bCs/>
          <w:sz w:val="40"/>
          <w:szCs w:val="40"/>
        </w:rPr>
        <w:t>t</w:t>
      </w:r>
      <w:r w:rsidRPr="002F1A5C">
        <w:rPr>
          <w:rFonts w:ascii="Calibri" w:eastAsia="Arial" w:hAnsi="Calibri" w:cs="Calibri"/>
          <w:b/>
          <w:bCs/>
          <w:spacing w:val="1"/>
          <w:sz w:val="40"/>
          <w:szCs w:val="40"/>
        </w:rPr>
        <w:t>h</w:t>
      </w:r>
      <w:r w:rsidRPr="002F1A5C">
        <w:rPr>
          <w:rFonts w:ascii="Calibri" w:eastAsia="Arial" w:hAnsi="Calibri" w:cs="Calibri"/>
          <w:b/>
          <w:bCs/>
          <w:sz w:val="40"/>
          <w:szCs w:val="40"/>
        </w:rPr>
        <w:t>e</w:t>
      </w:r>
      <w:r w:rsidRPr="002F1A5C">
        <w:rPr>
          <w:rFonts w:ascii="Calibri" w:eastAsia="Arial" w:hAnsi="Calibri" w:cs="Calibri"/>
          <w:b/>
          <w:bCs/>
          <w:spacing w:val="1"/>
          <w:sz w:val="40"/>
          <w:szCs w:val="40"/>
        </w:rPr>
        <w:t>r</w:t>
      </w:r>
      <w:r w:rsidRPr="002F1A5C">
        <w:rPr>
          <w:rFonts w:ascii="Calibri" w:eastAsia="Arial" w:hAnsi="Calibri" w:cs="Calibri"/>
          <w:b/>
          <w:bCs/>
          <w:sz w:val="40"/>
          <w:szCs w:val="40"/>
        </w:rPr>
        <w:t>i</w:t>
      </w:r>
      <w:r w:rsidRPr="002F1A5C">
        <w:rPr>
          <w:rFonts w:ascii="Calibri" w:eastAsia="Arial" w:hAnsi="Calibri" w:cs="Calibri"/>
          <w:b/>
          <w:bCs/>
          <w:spacing w:val="1"/>
          <w:sz w:val="40"/>
          <w:szCs w:val="40"/>
        </w:rPr>
        <w:t>n</w:t>
      </w:r>
      <w:r w:rsidRPr="002F1A5C">
        <w:rPr>
          <w:rFonts w:ascii="Calibri" w:eastAsia="Arial" w:hAnsi="Calibri" w:cs="Calibri"/>
          <w:b/>
          <w:bCs/>
          <w:sz w:val="40"/>
          <w:szCs w:val="40"/>
        </w:rPr>
        <w:t>e</w:t>
      </w:r>
      <w:r w:rsidRPr="002F1A5C">
        <w:rPr>
          <w:rFonts w:ascii="Calibri" w:eastAsia="Arial" w:hAnsi="Calibri" w:cs="Calibri"/>
          <w:b/>
          <w:bCs/>
          <w:spacing w:val="-37"/>
          <w:sz w:val="40"/>
          <w:szCs w:val="40"/>
        </w:rPr>
        <w:t xml:space="preserve"> </w:t>
      </w:r>
      <w:r w:rsidR="00C97867">
        <w:rPr>
          <w:rFonts w:ascii="Calibri" w:eastAsia="Arial" w:hAnsi="Calibri" w:cs="Calibri"/>
          <w:b/>
          <w:bCs/>
          <w:spacing w:val="-37"/>
          <w:sz w:val="40"/>
          <w:szCs w:val="40"/>
        </w:rPr>
        <w:t xml:space="preserve"> J </w:t>
      </w:r>
      <w:r w:rsidR="00582317">
        <w:rPr>
          <w:rFonts w:ascii="Calibri" w:eastAsia="Arial" w:hAnsi="Calibri" w:cs="Calibri"/>
          <w:b/>
          <w:bCs/>
          <w:spacing w:val="-37"/>
          <w:sz w:val="40"/>
          <w:szCs w:val="40"/>
        </w:rPr>
        <w:t xml:space="preserve"> </w:t>
      </w:r>
      <w:r w:rsidRPr="002F1A5C">
        <w:rPr>
          <w:rFonts w:ascii="Calibri" w:eastAsia="Arial" w:hAnsi="Calibri" w:cs="Calibri"/>
          <w:b/>
          <w:bCs/>
          <w:spacing w:val="1"/>
          <w:sz w:val="40"/>
          <w:szCs w:val="40"/>
        </w:rPr>
        <w:t>Chamb</w:t>
      </w:r>
      <w:r w:rsidRPr="002F1A5C">
        <w:rPr>
          <w:rFonts w:ascii="Calibri" w:eastAsia="Arial" w:hAnsi="Calibri" w:cs="Calibri"/>
          <w:b/>
          <w:bCs/>
          <w:sz w:val="40"/>
          <w:szCs w:val="40"/>
        </w:rPr>
        <w:t>e</w:t>
      </w:r>
      <w:r w:rsidRPr="002F1A5C">
        <w:rPr>
          <w:rFonts w:ascii="Calibri" w:eastAsia="Arial" w:hAnsi="Calibri" w:cs="Calibri"/>
          <w:b/>
          <w:bCs/>
          <w:spacing w:val="1"/>
          <w:sz w:val="40"/>
          <w:szCs w:val="40"/>
        </w:rPr>
        <w:t>r</w:t>
      </w:r>
      <w:r w:rsidRPr="002F1A5C">
        <w:rPr>
          <w:rFonts w:ascii="Calibri" w:eastAsia="Arial" w:hAnsi="Calibri" w:cs="Calibri"/>
          <w:b/>
          <w:bCs/>
          <w:sz w:val="40"/>
          <w:szCs w:val="40"/>
        </w:rPr>
        <w:t>l</w:t>
      </w:r>
      <w:r w:rsidRPr="002F1A5C">
        <w:rPr>
          <w:rFonts w:ascii="Calibri" w:eastAsia="Arial" w:hAnsi="Calibri" w:cs="Calibri"/>
          <w:b/>
          <w:bCs/>
          <w:spacing w:val="1"/>
          <w:sz w:val="40"/>
          <w:szCs w:val="40"/>
        </w:rPr>
        <w:t>a</w:t>
      </w:r>
      <w:r w:rsidRPr="002F1A5C">
        <w:rPr>
          <w:rFonts w:ascii="Calibri" w:eastAsia="Arial" w:hAnsi="Calibri" w:cs="Calibri"/>
          <w:b/>
          <w:bCs/>
          <w:sz w:val="40"/>
          <w:szCs w:val="40"/>
        </w:rPr>
        <w:t>in</w:t>
      </w:r>
    </w:p>
    <w:p w14:paraId="7FB4B51D" w14:textId="77777777" w:rsidR="002F1A5C" w:rsidRPr="002F1A5C" w:rsidRDefault="002F1A5C" w:rsidP="00872CD0">
      <w:pPr>
        <w:widowControl w:val="0"/>
        <w:spacing w:before="61"/>
        <w:ind w:right="1"/>
        <w:jc w:val="center"/>
        <w:outlineLvl w:val="0"/>
        <w:rPr>
          <w:rFonts w:ascii="Calibri" w:eastAsia="Arial" w:hAnsi="Calibri" w:cs="Calibri"/>
          <w:sz w:val="22"/>
          <w:szCs w:val="22"/>
        </w:rPr>
      </w:pPr>
      <w:r w:rsidRPr="002F1A5C">
        <w:rPr>
          <w:rFonts w:ascii="Calibri" w:eastAsia="Arial" w:hAnsi="Calibri" w:cs="Calibri"/>
          <w:sz w:val="22"/>
          <w:szCs w:val="22"/>
        </w:rPr>
        <w:t>Durham, NC 27701</w:t>
      </w:r>
    </w:p>
    <w:p w14:paraId="52950FD9" w14:textId="77777777" w:rsidR="002F1A5C" w:rsidRPr="002F1A5C" w:rsidRDefault="002F1A5C" w:rsidP="00872CD0">
      <w:pPr>
        <w:widowControl w:val="0"/>
        <w:spacing w:before="12"/>
        <w:ind w:right="2"/>
        <w:jc w:val="center"/>
        <w:rPr>
          <w:rFonts w:ascii="Calibri" w:eastAsia="Arial" w:hAnsi="Calibri" w:cs="Calibri"/>
          <w:i/>
          <w:color w:val="0000FF"/>
          <w:sz w:val="20"/>
          <w:szCs w:val="20"/>
          <w:u w:val="single" w:color="0000FF"/>
        </w:rPr>
      </w:pPr>
      <w:r w:rsidRPr="002F1A5C">
        <w:rPr>
          <w:rFonts w:ascii="Calibri" w:eastAsia="Arial" w:hAnsi="Calibri" w:cs="Calibri"/>
          <w:iCs/>
          <w:sz w:val="20"/>
          <w:szCs w:val="20"/>
        </w:rPr>
        <w:t>ccha</w:t>
      </w:r>
      <w:r w:rsidRPr="002F1A5C">
        <w:rPr>
          <w:rFonts w:ascii="Calibri" w:eastAsia="Arial" w:hAnsi="Calibri" w:cs="Calibri"/>
          <w:iCs/>
          <w:spacing w:val="1"/>
          <w:sz w:val="20"/>
          <w:szCs w:val="20"/>
        </w:rPr>
        <w:t>m</w:t>
      </w:r>
      <w:r w:rsidRPr="002F1A5C">
        <w:rPr>
          <w:rFonts w:ascii="Calibri" w:eastAsia="Arial" w:hAnsi="Calibri" w:cs="Calibri"/>
          <w:iCs/>
          <w:sz w:val="20"/>
          <w:szCs w:val="20"/>
        </w:rPr>
        <w:t>berlain</w:t>
      </w:r>
      <w:r w:rsidRPr="002F1A5C">
        <w:rPr>
          <w:rFonts w:ascii="Calibri" w:eastAsia="Arial" w:hAnsi="Calibri" w:cs="Calibri"/>
          <w:iCs/>
          <w:spacing w:val="2"/>
          <w:sz w:val="20"/>
          <w:szCs w:val="20"/>
        </w:rPr>
        <w:t>@</w:t>
      </w:r>
      <w:r w:rsidRPr="002F1A5C">
        <w:rPr>
          <w:rFonts w:ascii="Calibri" w:eastAsia="Arial" w:hAnsi="Calibri" w:cs="Calibri"/>
          <w:iCs/>
          <w:sz w:val="20"/>
          <w:szCs w:val="20"/>
        </w:rPr>
        <w:t>g.harvard.edu</w:t>
      </w:r>
      <w:r w:rsidRPr="002F1A5C">
        <w:rPr>
          <w:rFonts w:ascii="Calibri" w:eastAsia="Arial" w:hAnsi="Calibri" w:cs="Calibri"/>
          <w:iCs/>
          <w:color w:val="000000"/>
          <w:sz w:val="20"/>
          <w:szCs w:val="20"/>
        </w:rPr>
        <w:t xml:space="preserve"> </w:t>
      </w:r>
      <w:r w:rsidRPr="002F1A5C">
        <w:rPr>
          <w:rFonts w:ascii="Calibri" w:eastAsia="Arial" w:hAnsi="Calibri" w:cs="Calibri"/>
          <w:iCs/>
          <w:color w:val="000000"/>
          <w:sz w:val="20"/>
          <w:szCs w:val="20"/>
        </w:rPr>
        <w:sym w:font="Symbol" w:char="F0B7"/>
      </w:r>
      <w:r w:rsidRPr="002F1A5C">
        <w:rPr>
          <w:rFonts w:ascii="Calibri" w:eastAsia="Arial" w:hAnsi="Calibri" w:cs="Calibri"/>
          <w:iCs/>
          <w:color w:val="000000"/>
          <w:sz w:val="20"/>
          <w:szCs w:val="20"/>
        </w:rPr>
        <w:t xml:space="preserve"> </w:t>
      </w:r>
      <w:r w:rsidRPr="002F1A5C">
        <w:rPr>
          <w:rFonts w:ascii="Calibri" w:eastAsia="Arial" w:hAnsi="Calibri" w:cs="Calibri"/>
          <w:spacing w:val="1"/>
          <w:w w:val="105"/>
          <w:sz w:val="20"/>
          <w:szCs w:val="20"/>
        </w:rPr>
        <w:t>24</w:t>
      </w:r>
      <w:r w:rsidRPr="002F1A5C">
        <w:rPr>
          <w:rFonts w:ascii="Calibri" w:eastAsia="Arial" w:hAnsi="Calibri" w:cs="Calibri"/>
          <w:w w:val="105"/>
          <w:sz w:val="20"/>
          <w:szCs w:val="20"/>
        </w:rPr>
        <w:t>8</w:t>
      </w:r>
      <w:r w:rsidRPr="002F1A5C">
        <w:rPr>
          <w:rFonts w:ascii="Calibri" w:eastAsia="Arial" w:hAnsi="Calibri" w:cs="Calibri"/>
          <w:spacing w:val="-8"/>
          <w:w w:val="105"/>
          <w:sz w:val="20"/>
          <w:szCs w:val="20"/>
        </w:rPr>
        <w:t>-</w:t>
      </w:r>
      <w:r w:rsidRPr="002F1A5C">
        <w:rPr>
          <w:rFonts w:ascii="Calibri" w:eastAsia="Arial" w:hAnsi="Calibri" w:cs="Calibri"/>
          <w:spacing w:val="1"/>
          <w:w w:val="105"/>
          <w:sz w:val="20"/>
          <w:szCs w:val="20"/>
        </w:rPr>
        <w:t>95</w:t>
      </w:r>
      <w:r w:rsidRPr="002F1A5C">
        <w:rPr>
          <w:rFonts w:ascii="Calibri" w:eastAsia="Arial" w:hAnsi="Calibri" w:cs="Calibri"/>
          <w:w w:val="105"/>
          <w:sz w:val="20"/>
          <w:szCs w:val="20"/>
        </w:rPr>
        <w:t>3</w:t>
      </w:r>
      <w:r w:rsidRPr="002F1A5C">
        <w:rPr>
          <w:rFonts w:ascii="Calibri" w:eastAsia="Arial" w:hAnsi="Calibri" w:cs="Calibri"/>
          <w:spacing w:val="-8"/>
          <w:w w:val="105"/>
          <w:sz w:val="20"/>
          <w:szCs w:val="20"/>
        </w:rPr>
        <w:t>-</w:t>
      </w:r>
      <w:r w:rsidRPr="002F1A5C">
        <w:rPr>
          <w:rFonts w:ascii="Calibri" w:eastAsia="Arial" w:hAnsi="Calibri" w:cs="Calibri"/>
          <w:spacing w:val="1"/>
          <w:w w:val="105"/>
          <w:sz w:val="20"/>
          <w:szCs w:val="20"/>
        </w:rPr>
        <w:t>018</w:t>
      </w:r>
      <w:r w:rsidRPr="002F1A5C">
        <w:rPr>
          <w:rFonts w:ascii="Calibri" w:eastAsia="Arial" w:hAnsi="Calibri" w:cs="Calibri"/>
          <w:w w:val="105"/>
          <w:sz w:val="20"/>
          <w:szCs w:val="20"/>
        </w:rPr>
        <w:t>9</w:t>
      </w:r>
    </w:p>
    <w:p w14:paraId="3B8DCA7B" w14:textId="77777777" w:rsidR="002F1A5C" w:rsidRPr="002F1A5C" w:rsidRDefault="002F1A5C" w:rsidP="00872CD0">
      <w:pPr>
        <w:widowControl w:val="0"/>
        <w:spacing w:before="12" w:line="360" w:lineRule="auto"/>
        <w:ind w:right="2"/>
        <w:jc w:val="center"/>
        <w:rPr>
          <w:rFonts w:ascii="Calibri" w:eastAsia="Arial" w:hAnsi="Calibri" w:cs="Calibri"/>
          <w:iCs/>
          <w:color w:val="000000"/>
          <w:sz w:val="20"/>
          <w:szCs w:val="20"/>
          <w:u w:color="0000FF"/>
        </w:rPr>
      </w:pPr>
      <w:r w:rsidRPr="002F1A5C">
        <w:rPr>
          <w:rFonts w:ascii="Calibri" w:eastAsia="Arial" w:hAnsi="Calibri" w:cs="Calibri"/>
          <w:iCs/>
          <w:sz w:val="20"/>
          <w:szCs w:val="20"/>
        </w:rPr>
        <w:t>https://catchamberlain.weebly.com/</w:t>
      </w:r>
    </w:p>
    <w:p w14:paraId="499D9192" w14:textId="77777777" w:rsidR="002F1A5C" w:rsidRPr="002F1A5C" w:rsidRDefault="002F1A5C" w:rsidP="00872CD0">
      <w:pPr>
        <w:widowControl w:val="0"/>
        <w:pBdr>
          <w:bottom w:val="single" w:sz="8" w:space="1" w:color="auto"/>
        </w:pBdr>
        <w:tabs>
          <w:tab w:val="left" w:pos="270"/>
        </w:tabs>
        <w:spacing w:before="63"/>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EDUCAT</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O</w:t>
      </w:r>
      <w:r w:rsidRPr="002F1A5C">
        <w:rPr>
          <w:rFonts w:ascii="Calibri" w:eastAsia="Arial" w:hAnsi="Calibri" w:cs="Calibri"/>
          <w:b/>
          <w:bCs/>
          <w:sz w:val="28"/>
          <w:szCs w:val="28"/>
        </w:rPr>
        <w:t>N</w:t>
      </w:r>
    </w:p>
    <w:p w14:paraId="3CE6736B" w14:textId="2035DE88" w:rsidR="002F1A5C" w:rsidRPr="002F1A5C" w:rsidRDefault="002F1A5C" w:rsidP="00EA742C">
      <w:pPr>
        <w:widowControl w:val="0"/>
        <w:tabs>
          <w:tab w:val="left" w:pos="270"/>
        </w:tabs>
        <w:spacing w:before="12"/>
        <w:ind w:left="360" w:right="-10" w:hanging="360"/>
        <w:jc w:val="both"/>
        <w:outlineLvl w:val="1"/>
        <w:rPr>
          <w:rFonts w:ascii="Calibri" w:eastAsia="Arial" w:hAnsi="Calibri" w:cs="Calibri"/>
          <w:bCs/>
          <w:i/>
          <w:iCs/>
          <w:spacing w:val="2"/>
          <w:w w:val="105"/>
        </w:rPr>
      </w:pPr>
      <w:r w:rsidRPr="002F1A5C">
        <w:rPr>
          <w:rFonts w:ascii="Calibri" w:eastAsia="Arial" w:hAnsi="Calibri" w:cs="Calibri"/>
          <w:b/>
          <w:bCs/>
          <w:spacing w:val="2"/>
          <w:w w:val="105"/>
        </w:rPr>
        <w:t>Harvard University</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t xml:space="preserve">          </w:t>
      </w:r>
      <w:r w:rsidRPr="002F1A5C">
        <w:rPr>
          <w:rFonts w:ascii="Calibri" w:eastAsia="Arial" w:hAnsi="Calibri" w:cs="Calibri"/>
          <w:bCs/>
          <w:spacing w:val="2"/>
          <w:w w:val="105"/>
        </w:rPr>
        <w:tab/>
      </w:r>
      <w:r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036E2D">
        <w:rPr>
          <w:rFonts w:ascii="Calibri" w:eastAsia="Arial" w:hAnsi="Calibri" w:cs="Calibri"/>
          <w:bCs/>
          <w:spacing w:val="2"/>
          <w:w w:val="105"/>
        </w:rPr>
        <w:t xml:space="preserve"> </w:t>
      </w:r>
      <w:r w:rsidRPr="002F1A5C">
        <w:rPr>
          <w:rFonts w:ascii="Calibri" w:eastAsia="Arial" w:hAnsi="Calibri" w:cs="Calibri"/>
          <w:bCs/>
          <w:spacing w:val="2"/>
          <w:w w:val="105"/>
        </w:rPr>
        <w:t>Cambridge, MA</w:t>
      </w:r>
    </w:p>
    <w:p w14:paraId="7852E1BC" w14:textId="1C99C665" w:rsidR="00FE3EF6" w:rsidRPr="002F1A5C" w:rsidRDefault="002F1A5C" w:rsidP="00EA742C">
      <w:pPr>
        <w:widowControl w:val="0"/>
        <w:tabs>
          <w:tab w:val="left" w:pos="270"/>
        </w:tabs>
        <w:spacing w:before="12"/>
        <w:ind w:left="360" w:right="-10" w:hanging="360"/>
        <w:jc w:val="both"/>
        <w:outlineLvl w:val="1"/>
        <w:rPr>
          <w:rFonts w:ascii="Calibri" w:eastAsia="Arial" w:hAnsi="Calibri" w:cs="Calibri"/>
          <w:spacing w:val="2"/>
          <w:w w:val="105"/>
        </w:rPr>
      </w:pPr>
      <w:r w:rsidRPr="002F1A5C">
        <w:rPr>
          <w:rFonts w:ascii="Calibri" w:eastAsia="Arial" w:hAnsi="Calibri" w:cs="Calibri"/>
          <w:i/>
          <w:iCs/>
          <w:spacing w:val="2"/>
          <w:w w:val="105"/>
        </w:rPr>
        <w:t>Ph.D. in Organismic and Evolutionary Biology</w:t>
      </w:r>
      <w:r w:rsidRPr="002F1A5C">
        <w:rPr>
          <w:rFonts w:ascii="Calibri" w:eastAsia="Arial" w:hAnsi="Calibri" w:cs="Calibri"/>
          <w:i/>
          <w:iCs/>
          <w:spacing w:val="2"/>
          <w:w w:val="105"/>
        </w:rPr>
        <w:tab/>
      </w:r>
      <w:r w:rsidRPr="002F1A5C">
        <w:rPr>
          <w:rFonts w:ascii="Calibri" w:eastAsia="Arial" w:hAnsi="Calibri" w:cs="Calibri"/>
          <w:i/>
          <w:iCs/>
          <w:spacing w:val="2"/>
          <w:w w:val="105"/>
        </w:rPr>
        <w:tab/>
      </w:r>
      <w:r w:rsidRPr="002F1A5C">
        <w:rPr>
          <w:rFonts w:ascii="Calibri" w:eastAsia="Arial" w:hAnsi="Calibri" w:cs="Calibri"/>
          <w:i/>
          <w:iCs/>
          <w:spacing w:val="2"/>
          <w:w w:val="105"/>
        </w:rPr>
        <w:tab/>
        <w:t xml:space="preserve"> </w:t>
      </w:r>
      <w:r w:rsidRPr="002F1A5C">
        <w:rPr>
          <w:rFonts w:ascii="Calibri" w:eastAsia="Arial" w:hAnsi="Calibri" w:cs="Calibri"/>
          <w:i/>
          <w:iCs/>
          <w:spacing w:val="2"/>
          <w:w w:val="105"/>
        </w:rPr>
        <w:tab/>
      </w:r>
      <w:r w:rsidR="00FE3EF6" w:rsidRPr="00036E2D">
        <w:rPr>
          <w:rFonts w:ascii="Calibri" w:eastAsia="Arial" w:hAnsi="Calibri" w:cs="Calibri"/>
          <w:i/>
          <w:iCs/>
          <w:spacing w:val="2"/>
          <w:w w:val="105"/>
        </w:rPr>
        <w:t xml:space="preserve"> </w:t>
      </w:r>
      <w:r w:rsidR="00036E2D">
        <w:rPr>
          <w:rFonts w:ascii="Calibri" w:eastAsia="Arial" w:hAnsi="Calibri" w:cs="Calibri"/>
          <w:i/>
          <w:iCs/>
          <w:spacing w:val="2"/>
          <w:w w:val="105"/>
        </w:rPr>
        <w:t xml:space="preserve"> </w:t>
      </w:r>
      <w:r w:rsidRPr="002F1A5C">
        <w:rPr>
          <w:rFonts w:ascii="Calibri" w:eastAsia="Arial" w:hAnsi="Calibri" w:cs="Calibri"/>
          <w:spacing w:val="2"/>
          <w:w w:val="105"/>
        </w:rPr>
        <w:t>Expected May 2021</w:t>
      </w:r>
    </w:p>
    <w:p w14:paraId="2E304A4C" w14:textId="7CCE6B76" w:rsidR="002F1A5C" w:rsidRPr="002F1A5C" w:rsidRDefault="002F1A5C" w:rsidP="00EA742C">
      <w:pPr>
        <w:widowControl w:val="0"/>
        <w:tabs>
          <w:tab w:val="left" w:pos="270"/>
          <w:tab w:val="left" w:pos="1559"/>
        </w:tabs>
        <w:spacing w:before="5"/>
        <w:jc w:val="both"/>
        <w:rPr>
          <w:rFonts w:ascii="Calibri" w:eastAsia="Arial" w:hAnsi="Calibri" w:cs="Calibri"/>
          <w:w w:val="105"/>
        </w:rPr>
      </w:pPr>
      <w:r w:rsidRPr="002F1A5C">
        <w:rPr>
          <w:rFonts w:ascii="Calibri" w:eastAsia="Arial" w:hAnsi="Calibri" w:cs="Calibri"/>
          <w:b/>
          <w:bCs/>
          <w:spacing w:val="2"/>
          <w:w w:val="105"/>
        </w:rPr>
        <w:t>Tr</w:t>
      </w:r>
      <w:r w:rsidRPr="002F1A5C">
        <w:rPr>
          <w:rFonts w:ascii="Calibri" w:eastAsia="Arial" w:hAnsi="Calibri" w:cs="Calibri"/>
          <w:b/>
          <w:bCs/>
          <w:w w:val="105"/>
        </w:rPr>
        <w:t>i</w:t>
      </w:r>
      <w:r w:rsidRPr="002F1A5C">
        <w:rPr>
          <w:rFonts w:ascii="Calibri" w:eastAsia="Arial" w:hAnsi="Calibri" w:cs="Calibri"/>
          <w:b/>
          <w:bCs/>
          <w:spacing w:val="2"/>
          <w:w w:val="105"/>
        </w:rPr>
        <w:t>n</w:t>
      </w:r>
      <w:r w:rsidRPr="002F1A5C">
        <w:rPr>
          <w:rFonts w:ascii="Calibri" w:eastAsia="Arial" w:hAnsi="Calibri" w:cs="Calibri"/>
          <w:b/>
          <w:bCs/>
          <w:w w:val="105"/>
        </w:rPr>
        <w:t>i</w:t>
      </w:r>
      <w:r w:rsidRPr="002F1A5C">
        <w:rPr>
          <w:rFonts w:ascii="Calibri" w:eastAsia="Arial" w:hAnsi="Calibri" w:cs="Calibri"/>
          <w:b/>
          <w:bCs/>
          <w:spacing w:val="2"/>
          <w:w w:val="105"/>
        </w:rPr>
        <w:t>t</w:t>
      </w:r>
      <w:r w:rsidRPr="002F1A5C">
        <w:rPr>
          <w:rFonts w:ascii="Calibri" w:eastAsia="Arial" w:hAnsi="Calibri" w:cs="Calibri"/>
          <w:b/>
          <w:bCs/>
          <w:w w:val="105"/>
        </w:rPr>
        <w:t>y</w:t>
      </w:r>
      <w:r w:rsidRPr="002F1A5C">
        <w:rPr>
          <w:rFonts w:ascii="Calibri" w:eastAsia="Arial" w:hAnsi="Calibri" w:cs="Calibri"/>
          <w:b/>
          <w:bCs/>
          <w:spacing w:val="-22"/>
          <w:w w:val="105"/>
        </w:rPr>
        <w:t xml:space="preserve"> </w:t>
      </w:r>
      <w:r w:rsidRPr="002F1A5C">
        <w:rPr>
          <w:rFonts w:ascii="Calibri" w:eastAsia="Arial" w:hAnsi="Calibri" w:cs="Calibri"/>
          <w:b/>
          <w:bCs/>
          <w:spacing w:val="2"/>
          <w:w w:val="105"/>
        </w:rPr>
        <w:t>Co</w:t>
      </w:r>
      <w:r w:rsidRPr="002F1A5C">
        <w:rPr>
          <w:rFonts w:ascii="Calibri" w:eastAsia="Arial" w:hAnsi="Calibri" w:cs="Calibri"/>
          <w:b/>
          <w:bCs/>
          <w:spacing w:val="1"/>
          <w:w w:val="105"/>
        </w:rPr>
        <w:t>ll</w:t>
      </w:r>
      <w:r w:rsidRPr="002F1A5C">
        <w:rPr>
          <w:rFonts w:ascii="Calibri" w:eastAsia="Arial" w:hAnsi="Calibri" w:cs="Calibri"/>
          <w:b/>
          <w:bCs/>
          <w:spacing w:val="2"/>
          <w:w w:val="105"/>
        </w:rPr>
        <w:t>eg</w:t>
      </w:r>
      <w:r w:rsidRPr="002F1A5C">
        <w:rPr>
          <w:rFonts w:ascii="Calibri" w:eastAsia="Arial" w:hAnsi="Calibri" w:cs="Calibri"/>
          <w:b/>
          <w:bCs/>
          <w:w w:val="105"/>
        </w:rPr>
        <w:t>e</w:t>
      </w:r>
      <w:r w:rsidRPr="002F1A5C">
        <w:rPr>
          <w:rFonts w:ascii="Calibri" w:eastAsia="Arial" w:hAnsi="Calibri" w:cs="Calibri"/>
          <w:b/>
          <w:bCs/>
          <w:spacing w:val="-21"/>
          <w:w w:val="105"/>
        </w:rPr>
        <w:t xml:space="preserve"> </w:t>
      </w:r>
      <w:r w:rsidRPr="002F1A5C">
        <w:rPr>
          <w:rFonts w:ascii="Calibri" w:eastAsia="Arial" w:hAnsi="Calibri" w:cs="Calibri"/>
          <w:b/>
          <w:bCs/>
          <w:spacing w:val="2"/>
          <w:w w:val="105"/>
        </w:rPr>
        <w:t>Dub</w:t>
      </w:r>
      <w:r w:rsidRPr="002F1A5C">
        <w:rPr>
          <w:rFonts w:ascii="Calibri" w:eastAsia="Arial" w:hAnsi="Calibri" w:cs="Calibri"/>
          <w:b/>
          <w:bCs/>
          <w:spacing w:val="1"/>
          <w:w w:val="105"/>
        </w:rPr>
        <w:t>l</w:t>
      </w:r>
      <w:r w:rsidRPr="002F1A5C">
        <w:rPr>
          <w:rFonts w:ascii="Calibri" w:eastAsia="Arial" w:hAnsi="Calibri" w:cs="Calibri"/>
          <w:b/>
          <w:bCs/>
          <w:w w:val="105"/>
        </w:rPr>
        <w:t>in</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Pr="002F1A5C">
        <w:rPr>
          <w:rFonts w:ascii="Calibri" w:eastAsia="Arial" w:hAnsi="Calibri" w:cs="Calibri"/>
          <w:b/>
          <w:bCs/>
          <w:w w:val="105"/>
        </w:rPr>
        <w:tab/>
      </w:r>
      <w:r w:rsidR="00036E2D">
        <w:rPr>
          <w:rFonts w:ascii="Calibri" w:eastAsia="Arial" w:hAnsi="Calibri" w:cs="Calibri"/>
          <w:b/>
          <w:bCs/>
          <w:w w:val="105"/>
        </w:rPr>
        <w:t xml:space="preserve">           </w:t>
      </w:r>
      <w:proofErr w:type="spellStart"/>
      <w:r w:rsidRPr="002F1A5C">
        <w:rPr>
          <w:rFonts w:ascii="Calibri" w:eastAsia="Arial" w:hAnsi="Calibri" w:cs="Calibri"/>
          <w:w w:val="105"/>
        </w:rPr>
        <w:t>Dublin</w:t>
      </w:r>
      <w:proofErr w:type="spellEnd"/>
      <w:r w:rsidRPr="002F1A5C">
        <w:rPr>
          <w:rFonts w:ascii="Calibri" w:eastAsia="Arial" w:hAnsi="Calibri" w:cs="Calibri"/>
          <w:w w:val="105"/>
        </w:rPr>
        <w:t>, Ireland</w:t>
      </w:r>
    </w:p>
    <w:p w14:paraId="7D8EBA2A" w14:textId="2F0254E4" w:rsidR="00FE3EF6" w:rsidRPr="002F1A5C" w:rsidRDefault="002F1A5C" w:rsidP="00EA742C">
      <w:pPr>
        <w:widowControl w:val="0"/>
        <w:tabs>
          <w:tab w:val="left" w:pos="270"/>
          <w:tab w:val="left" w:pos="1559"/>
        </w:tabs>
        <w:spacing w:before="5"/>
        <w:jc w:val="both"/>
        <w:rPr>
          <w:rFonts w:ascii="Calibri" w:eastAsia="Arial" w:hAnsi="Calibri" w:cs="Calibri"/>
          <w:bCs/>
          <w:iCs/>
          <w:w w:val="105"/>
        </w:rPr>
      </w:pPr>
      <w:r w:rsidRPr="002F1A5C">
        <w:rPr>
          <w:rFonts w:ascii="Calibri" w:eastAsia="Arial" w:hAnsi="Calibri" w:cs="Calibri"/>
          <w:i/>
          <w:iCs/>
          <w:w w:val="105"/>
        </w:rPr>
        <w:t>M.S. in Biodiversity and Conservation</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00036E2D">
        <w:rPr>
          <w:rFonts w:ascii="Calibri" w:eastAsia="Arial" w:hAnsi="Calibri" w:cs="Calibri"/>
          <w:b/>
          <w:bCs/>
          <w:w w:val="105"/>
        </w:rPr>
        <w:t xml:space="preserve">                    </w:t>
      </w:r>
      <w:r w:rsidRPr="002F1A5C">
        <w:rPr>
          <w:rFonts w:ascii="Calibri" w:eastAsia="Arial" w:hAnsi="Calibri" w:cs="Calibri"/>
          <w:w w:val="105"/>
        </w:rPr>
        <w:t xml:space="preserve">November, </w:t>
      </w:r>
      <w:r w:rsidRPr="002F1A5C">
        <w:rPr>
          <w:rFonts w:ascii="Calibri" w:eastAsia="Arial" w:hAnsi="Calibri" w:cs="Calibri"/>
          <w:bCs/>
          <w:iCs/>
          <w:w w:val="105"/>
        </w:rPr>
        <w:t>2015</w:t>
      </w:r>
    </w:p>
    <w:p w14:paraId="12AD4F1A" w14:textId="2361421E" w:rsidR="002F1A5C" w:rsidRPr="002F1A5C" w:rsidRDefault="002F1A5C" w:rsidP="00EA742C">
      <w:pPr>
        <w:widowControl w:val="0"/>
        <w:tabs>
          <w:tab w:val="left" w:pos="270"/>
          <w:tab w:val="left" w:pos="1559"/>
        </w:tabs>
        <w:jc w:val="both"/>
        <w:rPr>
          <w:rFonts w:ascii="Calibri" w:eastAsia="Arial" w:hAnsi="Calibri" w:cs="Calibri"/>
          <w:w w:val="105"/>
        </w:rPr>
      </w:pPr>
      <w:r w:rsidRPr="002F1A5C">
        <w:rPr>
          <w:rFonts w:ascii="Calibri" w:eastAsia="Arial" w:hAnsi="Calibri" w:cs="Calibri"/>
          <w:b/>
          <w:bCs/>
          <w:spacing w:val="2"/>
          <w:w w:val="105"/>
        </w:rPr>
        <w:t>M</w:t>
      </w:r>
      <w:r w:rsidRPr="002F1A5C">
        <w:rPr>
          <w:rFonts w:ascii="Calibri" w:eastAsia="Arial" w:hAnsi="Calibri" w:cs="Calibri"/>
          <w:b/>
          <w:bCs/>
          <w:w w:val="105"/>
        </w:rPr>
        <w:t>i</w:t>
      </w:r>
      <w:r w:rsidRPr="002F1A5C">
        <w:rPr>
          <w:rFonts w:ascii="Calibri" w:eastAsia="Arial" w:hAnsi="Calibri" w:cs="Calibri"/>
          <w:b/>
          <w:bCs/>
          <w:spacing w:val="2"/>
          <w:w w:val="105"/>
        </w:rPr>
        <w:t>ch</w:t>
      </w:r>
      <w:r w:rsidRPr="002F1A5C">
        <w:rPr>
          <w:rFonts w:ascii="Calibri" w:eastAsia="Arial" w:hAnsi="Calibri" w:cs="Calibri"/>
          <w:b/>
          <w:bCs/>
          <w:w w:val="105"/>
        </w:rPr>
        <w:t>i</w:t>
      </w:r>
      <w:r w:rsidRPr="002F1A5C">
        <w:rPr>
          <w:rFonts w:ascii="Calibri" w:eastAsia="Arial" w:hAnsi="Calibri" w:cs="Calibri"/>
          <w:b/>
          <w:bCs/>
          <w:spacing w:val="2"/>
          <w:w w:val="105"/>
        </w:rPr>
        <w:t>ga</w:t>
      </w:r>
      <w:r w:rsidRPr="002F1A5C">
        <w:rPr>
          <w:rFonts w:ascii="Calibri" w:eastAsia="Arial" w:hAnsi="Calibri" w:cs="Calibri"/>
          <w:b/>
          <w:bCs/>
          <w:w w:val="105"/>
        </w:rPr>
        <w:t>n</w:t>
      </w:r>
      <w:r w:rsidRPr="002F1A5C">
        <w:rPr>
          <w:rFonts w:ascii="Calibri" w:eastAsia="Arial" w:hAnsi="Calibri" w:cs="Calibri"/>
          <w:b/>
          <w:bCs/>
          <w:spacing w:val="-25"/>
          <w:w w:val="105"/>
        </w:rPr>
        <w:t xml:space="preserve"> </w:t>
      </w:r>
      <w:r w:rsidRPr="002F1A5C">
        <w:rPr>
          <w:rFonts w:ascii="Calibri" w:eastAsia="Arial" w:hAnsi="Calibri" w:cs="Calibri"/>
          <w:b/>
          <w:bCs/>
          <w:spacing w:val="2"/>
          <w:w w:val="105"/>
        </w:rPr>
        <w:t>Stat</w:t>
      </w:r>
      <w:r w:rsidRPr="002F1A5C">
        <w:rPr>
          <w:rFonts w:ascii="Calibri" w:eastAsia="Arial" w:hAnsi="Calibri" w:cs="Calibri"/>
          <w:b/>
          <w:bCs/>
          <w:w w:val="105"/>
        </w:rPr>
        <w:t>e</w:t>
      </w:r>
      <w:r w:rsidRPr="002F1A5C">
        <w:rPr>
          <w:rFonts w:ascii="Calibri" w:eastAsia="Arial" w:hAnsi="Calibri" w:cs="Calibri"/>
          <w:b/>
          <w:bCs/>
          <w:spacing w:val="-25"/>
          <w:w w:val="105"/>
        </w:rPr>
        <w:t xml:space="preserve"> </w:t>
      </w:r>
      <w:r w:rsidRPr="002F1A5C">
        <w:rPr>
          <w:rFonts w:ascii="Calibri" w:eastAsia="Arial" w:hAnsi="Calibri" w:cs="Calibri"/>
          <w:b/>
          <w:bCs/>
          <w:spacing w:val="2"/>
          <w:w w:val="105"/>
        </w:rPr>
        <w:t>Un</w:t>
      </w:r>
      <w:r w:rsidRPr="002F1A5C">
        <w:rPr>
          <w:rFonts w:ascii="Calibri" w:eastAsia="Arial" w:hAnsi="Calibri" w:cs="Calibri"/>
          <w:b/>
          <w:bCs/>
          <w:w w:val="105"/>
        </w:rPr>
        <w:t>i</w:t>
      </w:r>
      <w:r w:rsidRPr="002F1A5C">
        <w:rPr>
          <w:rFonts w:ascii="Calibri" w:eastAsia="Arial" w:hAnsi="Calibri" w:cs="Calibri"/>
          <w:b/>
          <w:bCs/>
          <w:spacing w:val="2"/>
          <w:w w:val="105"/>
        </w:rPr>
        <w:t>vers</w:t>
      </w:r>
      <w:r w:rsidRPr="002F1A5C">
        <w:rPr>
          <w:rFonts w:ascii="Calibri" w:eastAsia="Arial" w:hAnsi="Calibri" w:cs="Calibri"/>
          <w:b/>
          <w:bCs/>
          <w:w w:val="105"/>
        </w:rPr>
        <w:t>i</w:t>
      </w:r>
      <w:r w:rsidRPr="002F1A5C">
        <w:rPr>
          <w:rFonts w:ascii="Calibri" w:eastAsia="Arial" w:hAnsi="Calibri" w:cs="Calibri"/>
          <w:b/>
          <w:bCs/>
          <w:spacing w:val="2"/>
          <w:w w:val="105"/>
        </w:rPr>
        <w:t>t</w:t>
      </w:r>
      <w:r w:rsidRPr="002F1A5C">
        <w:rPr>
          <w:rFonts w:ascii="Calibri" w:eastAsia="Arial" w:hAnsi="Calibri" w:cs="Calibri"/>
          <w:b/>
          <w:bCs/>
          <w:w w:val="105"/>
        </w:rPr>
        <w:t>y</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00FE3EF6" w:rsidRPr="00036E2D">
        <w:rPr>
          <w:rFonts w:ascii="Calibri" w:eastAsia="Arial" w:hAnsi="Calibri" w:cs="Calibri"/>
          <w:b/>
          <w:bCs/>
          <w:w w:val="105"/>
        </w:rPr>
        <w:t xml:space="preserve">             </w:t>
      </w:r>
      <w:r w:rsidRPr="002F1A5C">
        <w:rPr>
          <w:rFonts w:ascii="Calibri" w:eastAsia="Arial" w:hAnsi="Calibri" w:cs="Calibri"/>
          <w:w w:val="105"/>
        </w:rPr>
        <w:t>East Lansing, MI</w:t>
      </w:r>
    </w:p>
    <w:p w14:paraId="1DC04F98" w14:textId="4AADF054" w:rsidR="002F1A5C" w:rsidRPr="002F1A5C" w:rsidRDefault="002F1A5C" w:rsidP="00EA742C">
      <w:pPr>
        <w:widowControl w:val="0"/>
        <w:tabs>
          <w:tab w:val="left" w:pos="270"/>
          <w:tab w:val="left" w:pos="1559"/>
        </w:tabs>
        <w:jc w:val="both"/>
        <w:rPr>
          <w:rFonts w:ascii="Calibri" w:eastAsia="Arial" w:hAnsi="Calibri" w:cs="Calibri"/>
          <w:i/>
          <w:iCs/>
          <w:w w:val="105"/>
        </w:rPr>
      </w:pPr>
      <w:r w:rsidRPr="002F1A5C">
        <w:rPr>
          <w:rFonts w:ascii="Calibri" w:eastAsia="Arial" w:hAnsi="Calibri" w:cs="Calibri"/>
          <w:i/>
          <w:iCs/>
          <w:w w:val="105"/>
        </w:rPr>
        <w:t xml:space="preserve">B.S. in Zoology, Concentration in Ecology Evolution and Organismal Biology          </w:t>
      </w:r>
      <w:r w:rsidR="00036E2D">
        <w:rPr>
          <w:rFonts w:ascii="Calibri" w:eastAsia="Arial" w:hAnsi="Calibri" w:cs="Calibri"/>
          <w:i/>
          <w:iCs/>
          <w:w w:val="105"/>
        </w:rPr>
        <w:t xml:space="preserve"> </w:t>
      </w:r>
      <w:r w:rsidRPr="002F1A5C">
        <w:rPr>
          <w:rFonts w:ascii="Calibri" w:eastAsia="Arial" w:hAnsi="Calibri" w:cs="Calibri"/>
          <w:w w:val="105"/>
        </w:rPr>
        <w:t>May, 2013</w:t>
      </w:r>
      <w:r w:rsidRPr="002F1A5C">
        <w:rPr>
          <w:rFonts w:ascii="Calibri" w:eastAsia="Arial" w:hAnsi="Calibri" w:cs="Calibri"/>
          <w:i/>
          <w:iCs/>
          <w:w w:val="105"/>
        </w:rPr>
        <w:t xml:space="preserve">  </w:t>
      </w:r>
    </w:p>
    <w:p w14:paraId="75BA4811" w14:textId="77777777" w:rsidR="002F1A5C" w:rsidRPr="002F1A5C" w:rsidRDefault="002F1A5C" w:rsidP="00EA742C">
      <w:pPr>
        <w:widowControl w:val="0"/>
        <w:tabs>
          <w:tab w:val="left" w:pos="270"/>
          <w:tab w:val="left" w:pos="1559"/>
        </w:tabs>
        <w:jc w:val="both"/>
        <w:rPr>
          <w:rFonts w:ascii="Calibri" w:eastAsia="Calibri" w:hAnsi="Calibri" w:cs="Calibri"/>
          <w:b/>
          <w:bCs/>
          <w:sz w:val="22"/>
          <w:szCs w:val="22"/>
        </w:rPr>
      </w:pPr>
      <w:r w:rsidRPr="002F1A5C">
        <w:rPr>
          <w:rFonts w:ascii="Calibri" w:eastAsia="Arial" w:hAnsi="Calibri" w:cs="Calibri"/>
          <w:i/>
          <w:iCs/>
          <w:w w:val="105"/>
        </w:rPr>
        <w:t>Minor in Spanish</w:t>
      </w:r>
      <w:r w:rsidRPr="002F1A5C">
        <w:rPr>
          <w:rFonts w:ascii="Calibri" w:eastAsia="Arial" w:hAnsi="Calibri" w:cs="Calibri"/>
          <w:b/>
          <w:bCs/>
          <w:w w:val="105"/>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p>
    <w:p w14:paraId="066BA9D1" w14:textId="77777777" w:rsidR="002F1A5C" w:rsidRPr="002F1A5C" w:rsidRDefault="002F1A5C" w:rsidP="00872CD0">
      <w:pPr>
        <w:widowControl w:val="0"/>
        <w:pBdr>
          <w:bottom w:val="single" w:sz="4" w:space="1" w:color="auto"/>
        </w:pBdr>
        <w:jc w:val="center"/>
        <w:rPr>
          <w:rFonts w:ascii="Calibri" w:eastAsia="Arial" w:hAnsi="Calibri" w:cs="Calibri"/>
          <w:sz w:val="28"/>
          <w:szCs w:val="28"/>
        </w:rPr>
      </w:pPr>
      <w:r w:rsidRPr="002F1A5C">
        <w:rPr>
          <w:rFonts w:ascii="Calibri" w:eastAsia="Arial" w:hAnsi="Calibri" w:cs="Calibri"/>
          <w:b/>
          <w:bCs/>
          <w:spacing w:val="1"/>
          <w:sz w:val="28"/>
          <w:szCs w:val="28"/>
        </w:rPr>
        <w:t>RESEARCH EXPER</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ENC</w:t>
      </w:r>
      <w:r w:rsidRPr="002F1A5C">
        <w:rPr>
          <w:rFonts w:ascii="Calibri" w:eastAsia="Arial" w:hAnsi="Calibri" w:cs="Calibri"/>
          <w:b/>
          <w:bCs/>
          <w:sz w:val="28"/>
          <w:szCs w:val="28"/>
        </w:rPr>
        <w:t>E</w:t>
      </w:r>
    </w:p>
    <w:p w14:paraId="6B5E714B" w14:textId="25393B2E" w:rsidR="002F1A5C" w:rsidRPr="002F1A5C" w:rsidRDefault="002F1A5C" w:rsidP="00EA742C">
      <w:pPr>
        <w:widowControl w:val="0"/>
        <w:spacing w:before="7"/>
        <w:jc w:val="both"/>
        <w:rPr>
          <w:rFonts w:ascii="Calibri" w:eastAsia="Arial" w:hAnsi="Calibri" w:cs="Calibri"/>
          <w:bCs/>
          <w:iCs/>
          <w:spacing w:val="2"/>
          <w:w w:val="105"/>
        </w:rPr>
      </w:pPr>
      <w:r w:rsidRPr="002F1A5C">
        <w:rPr>
          <w:rFonts w:ascii="Calibri" w:eastAsia="Arial" w:hAnsi="Calibri" w:cs="Calibri"/>
          <w:b/>
          <w:bCs/>
          <w:spacing w:val="2"/>
          <w:w w:val="105"/>
        </w:rPr>
        <w:t>PhD Researcher</w:t>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00FE3EF6" w:rsidRPr="00036E2D">
        <w:rPr>
          <w:rFonts w:ascii="Calibri" w:eastAsia="Arial" w:hAnsi="Calibri" w:cs="Calibri"/>
          <w:b/>
          <w:bCs/>
          <w:spacing w:val="2"/>
          <w:w w:val="105"/>
        </w:rPr>
        <w:t xml:space="preserve">   </w:t>
      </w:r>
      <w:r w:rsidR="00036E2D">
        <w:rPr>
          <w:rFonts w:ascii="Calibri" w:eastAsia="Arial" w:hAnsi="Calibri" w:cs="Calibri"/>
          <w:b/>
          <w:bCs/>
          <w:spacing w:val="2"/>
          <w:w w:val="105"/>
        </w:rPr>
        <w:t xml:space="preserve"> </w:t>
      </w:r>
      <w:r w:rsidRPr="002F1A5C">
        <w:rPr>
          <w:rFonts w:ascii="Calibri" w:eastAsia="Arial" w:hAnsi="Calibri" w:cs="Calibri"/>
          <w:spacing w:val="2"/>
          <w:w w:val="105"/>
        </w:rPr>
        <w:t>September 2016</w:t>
      </w:r>
      <w:r w:rsidRPr="002F1A5C">
        <w:rPr>
          <w:rFonts w:ascii="Calibri" w:eastAsia="Arial" w:hAnsi="Calibri" w:cs="Calibri"/>
          <w:bCs/>
          <w:iCs/>
          <w:spacing w:val="2"/>
          <w:w w:val="105"/>
        </w:rPr>
        <w:t>-Present</w:t>
      </w:r>
    </w:p>
    <w:p w14:paraId="212D3732" w14:textId="70F060D1" w:rsidR="002F1A5C" w:rsidRPr="002F1A5C" w:rsidRDefault="002F1A5C" w:rsidP="00EA742C">
      <w:pPr>
        <w:widowControl w:val="0"/>
        <w:spacing w:before="7"/>
        <w:jc w:val="both"/>
        <w:rPr>
          <w:rFonts w:ascii="Calibri" w:eastAsia="Arial" w:hAnsi="Calibri" w:cs="Calibri"/>
          <w:bCs/>
          <w:spacing w:val="2"/>
          <w:w w:val="105"/>
        </w:rPr>
      </w:pPr>
      <w:r w:rsidRPr="002F1A5C">
        <w:rPr>
          <w:rFonts w:ascii="Calibri" w:eastAsia="Arial" w:hAnsi="Calibri" w:cs="Calibri"/>
          <w:spacing w:val="2"/>
          <w:w w:val="105"/>
        </w:rPr>
        <w:t>Department of Organismic and Evolutionary Biology</w:t>
      </w:r>
      <w:r w:rsidRPr="002F1A5C">
        <w:rPr>
          <w:rFonts w:ascii="Calibri" w:eastAsia="Arial" w:hAnsi="Calibri" w:cs="Calibri"/>
          <w:b/>
          <w:bCs/>
          <w:spacing w:val="2"/>
          <w:w w:val="105"/>
        </w:rPr>
        <w:t xml:space="preserve">, </w:t>
      </w:r>
      <w:r w:rsidRPr="002F1A5C">
        <w:rPr>
          <w:rFonts w:ascii="Calibri" w:eastAsia="Arial" w:hAnsi="Calibri" w:cs="Calibri"/>
          <w:bCs/>
          <w:spacing w:val="2"/>
          <w:w w:val="105"/>
        </w:rPr>
        <w:t>Harvard University</w:t>
      </w:r>
      <w:r w:rsidR="00036E2D">
        <w:rPr>
          <w:rFonts w:ascii="Calibri" w:eastAsia="Arial" w:hAnsi="Calibri" w:cs="Calibri"/>
          <w:bCs/>
          <w:spacing w:val="2"/>
          <w:w w:val="105"/>
        </w:rPr>
        <w:t xml:space="preserve">    </w:t>
      </w:r>
      <w:r w:rsidRPr="002F1A5C">
        <w:rPr>
          <w:rFonts w:ascii="Calibri" w:eastAsia="Arial" w:hAnsi="Calibri" w:cs="Calibri"/>
          <w:bCs/>
          <w:spacing w:val="2"/>
          <w:w w:val="105"/>
        </w:rPr>
        <w:t>Cambridge, MA</w:t>
      </w:r>
    </w:p>
    <w:p w14:paraId="5EAB30D6" w14:textId="77777777" w:rsidR="002F1A5C" w:rsidRPr="002F1A5C" w:rsidRDefault="002F1A5C" w:rsidP="00EA742C">
      <w:pPr>
        <w:widowControl w:val="0"/>
        <w:numPr>
          <w:ilvl w:val="0"/>
          <w:numId w:val="2"/>
        </w:numPr>
        <w:spacing w:before="7"/>
        <w:ind w:right="1820"/>
        <w:jc w:val="both"/>
        <w:rPr>
          <w:rFonts w:ascii="Calibri" w:eastAsia="Arial" w:hAnsi="Calibri" w:cs="Calibri"/>
          <w:b/>
          <w:bCs/>
          <w:spacing w:val="2"/>
          <w:w w:val="105"/>
        </w:rPr>
      </w:pPr>
      <w:r w:rsidRPr="002F1A5C">
        <w:rPr>
          <w:rFonts w:ascii="Calibri" w:eastAsia="Arial" w:hAnsi="Calibri" w:cs="Calibri"/>
          <w:bCs/>
          <w:spacing w:val="2"/>
          <w:w w:val="105"/>
        </w:rPr>
        <w:t>Use meta-analysis and gridded climate data to understand the effects of climate change on forest systems</w:t>
      </w:r>
    </w:p>
    <w:p w14:paraId="687D5A01" w14:textId="77777777" w:rsidR="002F1A5C" w:rsidRPr="002F1A5C" w:rsidRDefault="002F1A5C" w:rsidP="00EA742C">
      <w:pPr>
        <w:widowControl w:val="0"/>
        <w:numPr>
          <w:ilvl w:val="0"/>
          <w:numId w:val="2"/>
        </w:numPr>
        <w:spacing w:before="7"/>
        <w:ind w:right="1820"/>
        <w:jc w:val="both"/>
        <w:rPr>
          <w:rFonts w:ascii="Calibri" w:eastAsia="Arial" w:hAnsi="Calibri" w:cs="Calibri"/>
          <w:b/>
          <w:bCs/>
          <w:spacing w:val="2"/>
          <w:w w:val="105"/>
        </w:rPr>
      </w:pPr>
      <w:r w:rsidRPr="002F1A5C">
        <w:rPr>
          <w:rFonts w:ascii="Calibri" w:eastAsia="Arial" w:hAnsi="Calibri" w:cs="Calibri"/>
          <w:bCs/>
          <w:spacing w:val="2"/>
          <w:w w:val="105"/>
        </w:rPr>
        <w:t>Run greenhouse experiments with 384 plants and assess forest and common garden phenology observations for 5 years</w:t>
      </w:r>
    </w:p>
    <w:p w14:paraId="2BF2D785" w14:textId="77777777" w:rsidR="002F1A5C" w:rsidRPr="002F1A5C" w:rsidRDefault="002F1A5C" w:rsidP="00EA742C">
      <w:pPr>
        <w:widowControl w:val="0"/>
        <w:numPr>
          <w:ilvl w:val="0"/>
          <w:numId w:val="2"/>
        </w:numPr>
        <w:spacing w:before="7"/>
        <w:ind w:right="1820"/>
        <w:jc w:val="both"/>
        <w:rPr>
          <w:rFonts w:ascii="Calibri" w:eastAsia="Arial" w:hAnsi="Calibri" w:cs="Calibri"/>
          <w:b/>
          <w:bCs/>
          <w:spacing w:val="2"/>
          <w:w w:val="105"/>
        </w:rPr>
      </w:pPr>
      <w:r w:rsidRPr="002F1A5C">
        <w:rPr>
          <w:rFonts w:ascii="Calibri" w:eastAsia="Arial" w:hAnsi="Calibri" w:cs="Calibri"/>
          <w:spacing w:val="2"/>
          <w:w w:val="105"/>
        </w:rPr>
        <w:t xml:space="preserve">Analyze results using Bayesian hierarchical models in R assist peers in statistical analysis leading to a publication in </w:t>
      </w:r>
      <w:r w:rsidRPr="002F1A5C">
        <w:rPr>
          <w:rFonts w:ascii="Calibri" w:eastAsia="Arial" w:hAnsi="Calibri" w:cs="Calibri"/>
          <w:i/>
          <w:iCs/>
          <w:spacing w:val="2"/>
          <w:w w:val="105"/>
        </w:rPr>
        <w:t>Nature Climate Change</w:t>
      </w:r>
      <w:r w:rsidRPr="002F1A5C">
        <w:rPr>
          <w:rFonts w:ascii="Calibri" w:eastAsia="Arial" w:hAnsi="Calibri" w:cs="Calibri"/>
          <w:spacing w:val="2"/>
          <w:w w:val="105"/>
        </w:rPr>
        <w:t xml:space="preserve"> and </w:t>
      </w:r>
      <w:r w:rsidRPr="002F1A5C">
        <w:rPr>
          <w:rFonts w:ascii="Calibri" w:eastAsia="Arial" w:hAnsi="Calibri" w:cs="Calibri"/>
          <w:i/>
          <w:iCs/>
          <w:spacing w:val="2"/>
          <w:w w:val="105"/>
        </w:rPr>
        <w:t xml:space="preserve">Tree Physiology </w:t>
      </w:r>
    </w:p>
    <w:p w14:paraId="1E42C629" w14:textId="77777777" w:rsidR="002F1A5C" w:rsidRPr="002F1A5C" w:rsidRDefault="002F1A5C" w:rsidP="00EA742C">
      <w:pPr>
        <w:widowControl w:val="0"/>
        <w:numPr>
          <w:ilvl w:val="0"/>
          <w:numId w:val="2"/>
        </w:numPr>
        <w:spacing w:before="7"/>
        <w:ind w:right="1820"/>
        <w:jc w:val="both"/>
        <w:rPr>
          <w:rFonts w:ascii="Calibri" w:eastAsia="Arial" w:hAnsi="Calibri" w:cs="Calibri"/>
          <w:bCs/>
          <w:iCs/>
          <w:spacing w:val="2"/>
          <w:w w:val="105"/>
        </w:rPr>
      </w:pPr>
      <w:r w:rsidRPr="002F1A5C">
        <w:rPr>
          <w:rFonts w:ascii="Calibri" w:eastAsia="Arial" w:hAnsi="Calibri" w:cs="Calibri"/>
          <w:spacing w:val="2"/>
          <w:w w:val="105"/>
        </w:rPr>
        <w:t xml:space="preserve">Collaborate with an international team of researchers </w:t>
      </w:r>
    </w:p>
    <w:p w14:paraId="02B8D942" w14:textId="1EDBAF68" w:rsidR="002F1A5C" w:rsidRPr="002F1A5C" w:rsidRDefault="002F1A5C" w:rsidP="00EA742C">
      <w:pPr>
        <w:widowControl w:val="0"/>
        <w:spacing w:before="7"/>
        <w:ind w:right="20"/>
        <w:jc w:val="both"/>
        <w:rPr>
          <w:rFonts w:ascii="Calibri" w:eastAsia="Arial" w:hAnsi="Calibri" w:cs="Calibri"/>
          <w:bCs/>
          <w:iCs/>
          <w:spacing w:val="2"/>
          <w:w w:val="105"/>
        </w:rPr>
      </w:pPr>
      <w:r w:rsidRPr="002F1A5C">
        <w:rPr>
          <w:rFonts w:ascii="Calibri" w:eastAsia="Arial" w:hAnsi="Calibri" w:cs="Calibri"/>
          <w:b/>
          <w:bCs/>
          <w:spacing w:val="2"/>
          <w:w w:val="105"/>
        </w:rPr>
        <w:t xml:space="preserve">Data Scientist </w:t>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spacing w:val="2"/>
          <w:w w:val="105"/>
        </w:rPr>
        <w:t xml:space="preserve">November </w:t>
      </w:r>
      <w:r w:rsidRPr="002F1A5C">
        <w:rPr>
          <w:rFonts w:ascii="Calibri" w:eastAsia="Arial" w:hAnsi="Calibri" w:cs="Calibri"/>
          <w:bCs/>
          <w:iCs/>
          <w:spacing w:val="2"/>
          <w:w w:val="105"/>
        </w:rPr>
        <w:t>2018-Present</w:t>
      </w:r>
    </w:p>
    <w:p w14:paraId="08735B99" w14:textId="6FBDCD98" w:rsidR="002F1A5C" w:rsidRPr="002F1A5C" w:rsidRDefault="002F1A5C" w:rsidP="00EA742C">
      <w:pPr>
        <w:widowControl w:val="0"/>
        <w:spacing w:before="7"/>
        <w:jc w:val="both"/>
        <w:rPr>
          <w:rFonts w:ascii="Calibri" w:eastAsia="Arial" w:hAnsi="Calibri" w:cs="Calibri"/>
          <w:bCs/>
          <w:spacing w:val="2"/>
          <w:w w:val="105"/>
        </w:rPr>
      </w:pPr>
      <w:r w:rsidRPr="002F1A5C">
        <w:rPr>
          <w:rFonts w:ascii="Calibri" w:eastAsia="Arial" w:hAnsi="Calibri" w:cs="Calibri"/>
          <w:bCs/>
          <w:spacing w:val="2"/>
          <w:w w:val="105"/>
        </w:rPr>
        <w:t>The Nature Conservancy</w:t>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00FE3EF6"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2F1A5C">
        <w:rPr>
          <w:rFonts w:ascii="Calibri" w:eastAsia="Arial" w:hAnsi="Calibri" w:cs="Calibri"/>
          <w:bCs/>
          <w:spacing w:val="2"/>
          <w:w w:val="105"/>
        </w:rPr>
        <w:t>Northampton, MA</w:t>
      </w:r>
    </w:p>
    <w:p w14:paraId="4C8DACEA" w14:textId="77777777" w:rsidR="002F1A5C" w:rsidRPr="002F1A5C" w:rsidRDefault="002F1A5C" w:rsidP="00EA742C">
      <w:pPr>
        <w:widowControl w:val="0"/>
        <w:numPr>
          <w:ilvl w:val="0"/>
          <w:numId w:val="2"/>
        </w:numPr>
        <w:spacing w:before="7"/>
        <w:ind w:right="1820"/>
        <w:jc w:val="both"/>
        <w:rPr>
          <w:rFonts w:ascii="Calibri" w:eastAsia="Arial" w:hAnsi="Calibri" w:cs="Calibri"/>
          <w:b/>
          <w:bCs/>
          <w:spacing w:val="2"/>
          <w:w w:val="105"/>
        </w:rPr>
      </w:pPr>
      <w:r w:rsidRPr="002F1A5C">
        <w:rPr>
          <w:rFonts w:ascii="Calibri" w:eastAsia="Arial" w:hAnsi="Calibri" w:cs="Calibri"/>
          <w:bCs/>
          <w:spacing w:val="2"/>
          <w:w w:val="105"/>
        </w:rPr>
        <w:t>Provide volunteer support to develop a machine learning tool to identify camera trap images with a 12-member team</w:t>
      </w:r>
    </w:p>
    <w:p w14:paraId="722F5D8B" w14:textId="77777777" w:rsidR="002F1A5C" w:rsidRPr="002F1A5C" w:rsidRDefault="002F1A5C" w:rsidP="00EA742C">
      <w:pPr>
        <w:widowControl w:val="0"/>
        <w:numPr>
          <w:ilvl w:val="0"/>
          <w:numId w:val="2"/>
        </w:numPr>
        <w:spacing w:before="7"/>
        <w:ind w:right="1820"/>
        <w:jc w:val="both"/>
        <w:rPr>
          <w:rFonts w:ascii="Calibri" w:eastAsia="Arial" w:hAnsi="Calibri" w:cs="Calibri"/>
          <w:b/>
          <w:bCs/>
          <w:spacing w:val="2"/>
          <w:w w:val="105"/>
        </w:rPr>
      </w:pPr>
      <w:r w:rsidRPr="002F1A5C">
        <w:rPr>
          <w:rFonts w:ascii="Calibri" w:eastAsia="Arial" w:hAnsi="Calibri" w:cs="Calibri"/>
          <w:spacing w:val="2"/>
          <w:w w:val="105"/>
        </w:rPr>
        <w:t>Coordinate with camera trap users nationwide to implement a standardized output for collaboration</w:t>
      </w:r>
    </w:p>
    <w:p w14:paraId="1E249888" w14:textId="39CE95C2" w:rsidR="002F1A5C" w:rsidRPr="002F1A5C" w:rsidRDefault="002F1A5C" w:rsidP="00EA742C">
      <w:pPr>
        <w:widowControl w:val="0"/>
        <w:spacing w:before="7"/>
        <w:jc w:val="both"/>
        <w:rPr>
          <w:rFonts w:ascii="Calibri" w:eastAsia="Arial" w:hAnsi="Calibri" w:cs="Calibri"/>
          <w:b/>
          <w:bCs/>
          <w:iCs/>
          <w:spacing w:val="2"/>
          <w:w w:val="105"/>
        </w:rPr>
      </w:pPr>
      <w:r w:rsidRPr="002F1A5C">
        <w:rPr>
          <w:rFonts w:ascii="Calibri" w:eastAsia="Arial" w:hAnsi="Calibri" w:cs="Calibri"/>
          <w:b/>
          <w:bCs/>
          <w:spacing w:val="2"/>
          <w:w w:val="105"/>
        </w:rPr>
        <w:t>Data Scientist</w:t>
      </w:r>
      <w:r w:rsidRPr="002F1A5C">
        <w:rPr>
          <w:rFonts w:ascii="Calibri" w:eastAsia="Arial" w:hAnsi="Calibri" w:cs="Calibri"/>
          <w:b/>
          <w:bCs/>
          <w:spacing w:val="-14"/>
          <w:w w:val="105"/>
        </w:rPr>
        <w:t>,</w:t>
      </w:r>
      <w:r w:rsidRPr="002F1A5C">
        <w:rPr>
          <w:rFonts w:ascii="Calibri" w:eastAsia="Arial" w:hAnsi="Calibri" w:cs="Calibri"/>
          <w:b/>
          <w:bCs/>
          <w:spacing w:val="-15"/>
          <w:w w:val="105"/>
        </w:rPr>
        <w:t xml:space="preserve"> </w:t>
      </w:r>
      <w:r w:rsidRPr="002F1A5C">
        <w:rPr>
          <w:rFonts w:ascii="Calibri" w:eastAsia="Arial" w:hAnsi="Calibri" w:cs="Calibri"/>
          <w:b/>
          <w:bCs/>
          <w:spacing w:val="1"/>
          <w:w w:val="105"/>
        </w:rPr>
        <w:t>Tre</w:t>
      </w:r>
      <w:r w:rsidRPr="002F1A5C">
        <w:rPr>
          <w:rFonts w:ascii="Calibri" w:eastAsia="Arial" w:hAnsi="Calibri" w:cs="Calibri"/>
          <w:b/>
          <w:bCs/>
          <w:w w:val="105"/>
        </w:rPr>
        <w:t>e</w:t>
      </w:r>
      <w:r w:rsidRPr="002F1A5C">
        <w:rPr>
          <w:rFonts w:ascii="Calibri" w:eastAsia="Arial" w:hAnsi="Calibri" w:cs="Calibri"/>
          <w:b/>
          <w:bCs/>
          <w:spacing w:val="-14"/>
          <w:w w:val="105"/>
        </w:rPr>
        <w:t xml:space="preserve"> </w:t>
      </w:r>
      <w:r w:rsidRPr="002F1A5C">
        <w:rPr>
          <w:rFonts w:ascii="Calibri" w:eastAsia="Arial" w:hAnsi="Calibri" w:cs="Calibri"/>
          <w:b/>
          <w:bCs/>
          <w:spacing w:val="2"/>
          <w:w w:val="105"/>
        </w:rPr>
        <w:t>S</w:t>
      </w:r>
      <w:r w:rsidRPr="002F1A5C">
        <w:rPr>
          <w:rFonts w:ascii="Calibri" w:eastAsia="Arial" w:hAnsi="Calibri" w:cs="Calibri"/>
          <w:b/>
          <w:bCs/>
          <w:spacing w:val="1"/>
          <w:w w:val="105"/>
        </w:rPr>
        <w:t>potter</w:t>
      </w:r>
      <w:r w:rsidRPr="002F1A5C">
        <w:rPr>
          <w:rFonts w:ascii="Calibri" w:eastAsia="Arial" w:hAnsi="Calibri" w:cs="Calibri"/>
          <w:b/>
          <w:bCs/>
          <w:w w:val="105"/>
        </w:rPr>
        <w:t>s</w:t>
      </w:r>
      <w:r w:rsidRPr="002F1A5C">
        <w:rPr>
          <w:rFonts w:ascii="Calibri" w:eastAsia="Arial" w:hAnsi="Calibri" w:cs="Calibri"/>
          <w:b/>
          <w:bCs/>
          <w:spacing w:val="-15"/>
          <w:w w:val="105"/>
        </w:rPr>
        <w:t xml:space="preserve"> Citizen Science </w:t>
      </w:r>
      <w:r w:rsidRPr="002F1A5C">
        <w:rPr>
          <w:rFonts w:ascii="Calibri" w:eastAsia="Arial" w:hAnsi="Calibri" w:cs="Calibri"/>
          <w:b/>
          <w:bCs/>
          <w:spacing w:val="2"/>
          <w:w w:val="105"/>
        </w:rPr>
        <w:t>P</w:t>
      </w:r>
      <w:r w:rsidRPr="002F1A5C">
        <w:rPr>
          <w:rFonts w:ascii="Calibri" w:eastAsia="Arial" w:hAnsi="Calibri" w:cs="Calibri"/>
          <w:b/>
          <w:bCs/>
          <w:spacing w:val="1"/>
          <w:w w:val="105"/>
        </w:rPr>
        <w:t>ro</w:t>
      </w:r>
      <w:r w:rsidRPr="002F1A5C">
        <w:rPr>
          <w:rFonts w:ascii="Calibri" w:eastAsia="Arial" w:hAnsi="Calibri" w:cs="Calibri"/>
          <w:b/>
          <w:bCs/>
          <w:w w:val="105"/>
        </w:rPr>
        <w:t>j</w:t>
      </w:r>
      <w:r w:rsidRPr="002F1A5C">
        <w:rPr>
          <w:rFonts w:ascii="Calibri" w:eastAsia="Arial" w:hAnsi="Calibri" w:cs="Calibri"/>
          <w:b/>
          <w:bCs/>
          <w:spacing w:val="1"/>
          <w:w w:val="105"/>
        </w:rPr>
        <w:t xml:space="preserve">ect                                       </w:t>
      </w:r>
      <w:r w:rsidR="00036E2D">
        <w:rPr>
          <w:rFonts w:ascii="Calibri" w:eastAsia="Arial" w:hAnsi="Calibri" w:cs="Calibri"/>
          <w:b/>
          <w:bCs/>
          <w:spacing w:val="1"/>
          <w:w w:val="105"/>
        </w:rPr>
        <w:t xml:space="preserve"> </w:t>
      </w:r>
      <w:r w:rsidRPr="002F1A5C">
        <w:rPr>
          <w:rFonts w:ascii="Calibri" w:eastAsia="Arial" w:hAnsi="Calibri" w:cs="Calibri"/>
          <w:spacing w:val="1"/>
          <w:w w:val="105"/>
        </w:rPr>
        <w:t>May</w:t>
      </w:r>
      <w:r w:rsidRPr="002F1A5C">
        <w:rPr>
          <w:rFonts w:ascii="Calibri" w:eastAsia="Arial" w:hAnsi="Calibri" w:cs="Calibri"/>
          <w:b/>
          <w:bCs/>
          <w:spacing w:val="1"/>
          <w:w w:val="105"/>
        </w:rPr>
        <w:t xml:space="preserve"> </w:t>
      </w:r>
      <w:r w:rsidRPr="002F1A5C">
        <w:rPr>
          <w:rFonts w:ascii="Calibri" w:eastAsia="Arial" w:hAnsi="Calibri" w:cs="Calibri"/>
          <w:bCs/>
          <w:iCs/>
          <w:spacing w:val="1"/>
          <w:w w:val="105"/>
        </w:rPr>
        <w:t>2016-Present</w:t>
      </w:r>
    </w:p>
    <w:p w14:paraId="7CFC56C5" w14:textId="05B50BC5" w:rsidR="002F1A5C" w:rsidRPr="002F1A5C" w:rsidRDefault="002F1A5C" w:rsidP="00EA742C">
      <w:pPr>
        <w:widowControl w:val="0"/>
        <w:spacing w:before="7"/>
        <w:jc w:val="both"/>
        <w:rPr>
          <w:rFonts w:ascii="Calibri" w:eastAsia="Arial" w:hAnsi="Calibri" w:cs="Calibri"/>
          <w:bCs/>
          <w:w w:val="105"/>
        </w:rPr>
      </w:pPr>
      <w:r w:rsidRPr="002F1A5C">
        <w:rPr>
          <w:rFonts w:ascii="Calibri" w:eastAsia="Arial" w:hAnsi="Calibri" w:cs="Calibri"/>
          <w:bCs/>
          <w:spacing w:val="2"/>
          <w:w w:val="105"/>
        </w:rPr>
        <w:t>A</w:t>
      </w:r>
      <w:r w:rsidRPr="002F1A5C">
        <w:rPr>
          <w:rFonts w:ascii="Calibri" w:eastAsia="Arial" w:hAnsi="Calibri" w:cs="Calibri"/>
          <w:bCs/>
          <w:spacing w:val="1"/>
          <w:w w:val="105"/>
        </w:rPr>
        <w:t>rno</w:t>
      </w:r>
      <w:r w:rsidRPr="002F1A5C">
        <w:rPr>
          <w:rFonts w:ascii="Calibri" w:eastAsia="Arial" w:hAnsi="Calibri" w:cs="Calibri"/>
          <w:bCs/>
          <w:w w:val="105"/>
        </w:rPr>
        <w:t>ld</w:t>
      </w:r>
      <w:r w:rsidRPr="002F1A5C">
        <w:rPr>
          <w:rFonts w:ascii="Calibri" w:eastAsia="Arial" w:hAnsi="Calibri" w:cs="Calibri"/>
          <w:bCs/>
          <w:spacing w:val="-15"/>
          <w:w w:val="105"/>
        </w:rPr>
        <w:t xml:space="preserve"> </w:t>
      </w:r>
      <w:r w:rsidRPr="002F1A5C">
        <w:rPr>
          <w:rFonts w:ascii="Calibri" w:eastAsia="Arial" w:hAnsi="Calibri" w:cs="Calibri"/>
          <w:bCs/>
          <w:spacing w:val="2"/>
          <w:w w:val="105"/>
        </w:rPr>
        <w:t>A</w:t>
      </w:r>
      <w:r w:rsidRPr="002F1A5C">
        <w:rPr>
          <w:rFonts w:ascii="Calibri" w:eastAsia="Arial" w:hAnsi="Calibri" w:cs="Calibri"/>
          <w:bCs/>
          <w:spacing w:val="1"/>
          <w:w w:val="105"/>
        </w:rPr>
        <w:t>rboretu</w:t>
      </w:r>
      <w:r w:rsidRPr="002F1A5C">
        <w:rPr>
          <w:rFonts w:ascii="Calibri" w:eastAsia="Arial" w:hAnsi="Calibri" w:cs="Calibri"/>
          <w:bCs/>
          <w:w w:val="105"/>
        </w:rPr>
        <w:t>m, through the National Phenology Network</w:t>
      </w:r>
      <w:r w:rsidR="00036E2D">
        <w:rPr>
          <w:rFonts w:ascii="Calibri" w:eastAsia="Arial" w:hAnsi="Calibri" w:cs="Calibri"/>
          <w:bCs/>
          <w:w w:val="105"/>
        </w:rPr>
        <w:t xml:space="preserve">                                  </w:t>
      </w:r>
      <w:r w:rsidRPr="002F1A5C">
        <w:rPr>
          <w:rFonts w:ascii="Calibri" w:eastAsia="Arial" w:hAnsi="Calibri" w:cs="Calibri"/>
          <w:bCs/>
          <w:w w:val="105"/>
        </w:rPr>
        <w:t>Boston, MA</w:t>
      </w:r>
    </w:p>
    <w:p w14:paraId="7799BAB3" w14:textId="77777777" w:rsidR="002F1A5C" w:rsidRPr="002F1A5C" w:rsidRDefault="002F1A5C" w:rsidP="00EA742C">
      <w:pPr>
        <w:widowControl w:val="0"/>
        <w:numPr>
          <w:ilvl w:val="0"/>
          <w:numId w:val="4"/>
        </w:numPr>
        <w:spacing w:before="7"/>
        <w:ind w:right="1820"/>
        <w:jc w:val="both"/>
        <w:rPr>
          <w:rFonts w:ascii="Calibri" w:eastAsia="Calibri" w:hAnsi="Calibri" w:cs="Calibri"/>
          <w:w w:val="105"/>
        </w:rPr>
      </w:pPr>
      <w:r w:rsidRPr="002F1A5C">
        <w:rPr>
          <w:rFonts w:ascii="Calibri" w:eastAsia="Calibri" w:hAnsi="Calibri" w:cs="Calibri"/>
          <w:spacing w:val="2"/>
          <w:w w:val="105"/>
        </w:rPr>
        <w:t>Analyze data for 75 individuals across 15 tree species at the Arnold Arboretum with over 300,000 observations</w:t>
      </w:r>
    </w:p>
    <w:p w14:paraId="5F9C5E09" w14:textId="77777777" w:rsidR="002F1A5C" w:rsidRPr="002F1A5C" w:rsidRDefault="002F1A5C" w:rsidP="00EA742C">
      <w:pPr>
        <w:widowControl w:val="0"/>
        <w:numPr>
          <w:ilvl w:val="0"/>
          <w:numId w:val="4"/>
        </w:numPr>
        <w:spacing w:before="7"/>
        <w:ind w:right="1820"/>
        <w:jc w:val="both"/>
        <w:rPr>
          <w:rFonts w:ascii="Calibri" w:eastAsia="Calibri" w:hAnsi="Calibri" w:cs="Calibri"/>
          <w:w w:val="105"/>
        </w:rPr>
      </w:pPr>
      <w:r w:rsidRPr="002F1A5C">
        <w:rPr>
          <w:rFonts w:ascii="Calibri" w:eastAsia="Calibri" w:hAnsi="Calibri" w:cs="Calibri"/>
          <w:spacing w:val="2"/>
          <w:w w:val="105"/>
        </w:rPr>
        <w:t>P</w:t>
      </w:r>
      <w:r w:rsidRPr="002F1A5C">
        <w:rPr>
          <w:rFonts w:ascii="Calibri" w:eastAsia="Calibri" w:hAnsi="Calibri" w:cs="Calibri"/>
          <w:spacing w:val="1"/>
          <w:w w:val="105"/>
        </w:rPr>
        <w:t>repar</w:t>
      </w:r>
      <w:r w:rsidRPr="002F1A5C">
        <w:rPr>
          <w:rFonts w:ascii="Calibri" w:eastAsia="Calibri" w:hAnsi="Calibri" w:cs="Calibri"/>
          <w:w w:val="105"/>
        </w:rPr>
        <w:t>e</w:t>
      </w:r>
      <w:r w:rsidRPr="002F1A5C">
        <w:rPr>
          <w:rFonts w:ascii="Calibri" w:eastAsia="Calibri" w:hAnsi="Calibri" w:cs="Calibri"/>
          <w:spacing w:val="-11"/>
          <w:w w:val="105"/>
        </w:rPr>
        <w:t xml:space="preserve"> </w:t>
      </w:r>
      <w:r w:rsidRPr="002F1A5C">
        <w:rPr>
          <w:rFonts w:ascii="Calibri" w:eastAsia="Calibri" w:hAnsi="Calibri" w:cs="Calibri"/>
          <w:spacing w:val="1"/>
          <w:w w:val="105"/>
        </w:rPr>
        <w:t>reports and deliver results to 5-member team and to 80 active volunteers</w:t>
      </w:r>
    </w:p>
    <w:p w14:paraId="0CD06699" w14:textId="432BFDDB" w:rsidR="002F1A5C" w:rsidRPr="002F1A5C" w:rsidRDefault="002F1A5C" w:rsidP="00EA742C">
      <w:pPr>
        <w:widowControl w:val="0"/>
        <w:spacing w:before="7"/>
        <w:jc w:val="both"/>
        <w:rPr>
          <w:rFonts w:ascii="Calibri" w:eastAsia="Arial" w:hAnsi="Calibri" w:cs="Calibri"/>
          <w:bCs/>
          <w:iCs/>
          <w:spacing w:val="2"/>
          <w:w w:val="105"/>
        </w:rPr>
      </w:pPr>
      <w:r w:rsidRPr="002F1A5C">
        <w:rPr>
          <w:rFonts w:ascii="Calibri" w:eastAsia="Arial" w:hAnsi="Calibri" w:cs="Calibri"/>
          <w:b/>
          <w:bCs/>
          <w:spacing w:val="2"/>
          <w:w w:val="105"/>
        </w:rPr>
        <w:t xml:space="preserve">Consultant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00036E2D">
        <w:rPr>
          <w:rFonts w:ascii="Calibri" w:eastAsia="Arial" w:hAnsi="Calibri" w:cs="Calibri"/>
          <w:b/>
          <w:bCs/>
          <w:spacing w:val="2"/>
          <w:w w:val="105"/>
        </w:rPr>
        <w:t xml:space="preserve">                    </w:t>
      </w:r>
      <w:r w:rsidRPr="002F1A5C">
        <w:rPr>
          <w:rFonts w:ascii="Calibri" w:eastAsia="Arial" w:hAnsi="Calibri" w:cs="Calibri"/>
          <w:spacing w:val="2"/>
          <w:w w:val="105"/>
        </w:rPr>
        <w:t xml:space="preserve">May </w:t>
      </w:r>
      <w:r w:rsidRPr="002F1A5C">
        <w:rPr>
          <w:rFonts w:ascii="Calibri" w:eastAsia="Arial" w:hAnsi="Calibri" w:cs="Calibri"/>
          <w:bCs/>
          <w:iCs/>
          <w:spacing w:val="2"/>
          <w:w w:val="105"/>
        </w:rPr>
        <w:t>2020-August 2020</w:t>
      </w:r>
    </w:p>
    <w:p w14:paraId="31FCC191" w14:textId="75E371D9" w:rsidR="002F1A5C" w:rsidRPr="002F1A5C" w:rsidRDefault="002F1A5C" w:rsidP="00EA742C">
      <w:pPr>
        <w:widowControl w:val="0"/>
        <w:spacing w:before="7"/>
        <w:jc w:val="both"/>
        <w:rPr>
          <w:rFonts w:ascii="Calibri" w:eastAsia="Arial" w:hAnsi="Calibri" w:cs="Calibri"/>
          <w:bCs/>
          <w:spacing w:val="2"/>
          <w:w w:val="105"/>
        </w:rPr>
      </w:pPr>
      <w:r w:rsidRPr="002F1A5C">
        <w:rPr>
          <w:rFonts w:ascii="Calibri" w:eastAsia="Arial" w:hAnsi="Calibri" w:cs="Calibri"/>
          <w:bCs/>
          <w:spacing w:val="2"/>
          <w:w w:val="105"/>
        </w:rPr>
        <w:t>The Nature Conservancy</w:t>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00FE3EF6"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2F1A5C">
        <w:rPr>
          <w:rFonts w:ascii="Calibri" w:eastAsia="Arial" w:hAnsi="Calibri" w:cs="Calibri"/>
          <w:bCs/>
          <w:spacing w:val="2"/>
          <w:w w:val="105"/>
        </w:rPr>
        <w:t>Northampton, MA</w:t>
      </w:r>
    </w:p>
    <w:p w14:paraId="489AA42D" w14:textId="77777777" w:rsidR="002F1A5C" w:rsidRPr="002F1A5C" w:rsidRDefault="002F1A5C" w:rsidP="00EA742C">
      <w:pPr>
        <w:widowControl w:val="0"/>
        <w:numPr>
          <w:ilvl w:val="0"/>
          <w:numId w:val="4"/>
        </w:numPr>
        <w:spacing w:before="7"/>
        <w:ind w:right="2540"/>
        <w:jc w:val="both"/>
        <w:rPr>
          <w:rFonts w:ascii="Calibri" w:eastAsia="Arial" w:hAnsi="Calibri" w:cs="Calibri"/>
          <w:b/>
          <w:bCs/>
          <w:spacing w:val="2"/>
          <w:w w:val="105"/>
        </w:rPr>
      </w:pPr>
      <w:r w:rsidRPr="002F1A5C">
        <w:rPr>
          <w:rFonts w:ascii="Calibri" w:eastAsia="Arial" w:hAnsi="Calibri" w:cs="Calibri"/>
          <w:spacing w:val="2"/>
          <w:w w:val="105"/>
        </w:rPr>
        <w:t xml:space="preserve">Drafted landowner a handbook for the New England </w:t>
      </w:r>
      <w:r w:rsidRPr="002F1A5C">
        <w:rPr>
          <w:rFonts w:ascii="Calibri" w:eastAsia="Arial" w:hAnsi="Calibri" w:cs="Calibri"/>
          <w:i/>
          <w:spacing w:val="2"/>
          <w:w w:val="105"/>
        </w:rPr>
        <w:t>Family Forest Carbon Program</w:t>
      </w:r>
    </w:p>
    <w:p w14:paraId="6F993DA4" w14:textId="77777777" w:rsidR="002F1A5C" w:rsidRPr="002F1A5C" w:rsidRDefault="002F1A5C" w:rsidP="00EA742C">
      <w:pPr>
        <w:widowControl w:val="0"/>
        <w:numPr>
          <w:ilvl w:val="0"/>
          <w:numId w:val="4"/>
        </w:numPr>
        <w:spacing w:before="7"/>
        <w:ind w:right="2540"/>
        <w:jc w:val="both"/>
        <w:rPr>
          <w:rFonts w:ascii="Calibri" w:eastAsia="Arial" w:hAnsi="Calibri" w:cs="Calibri"/>
          <w:b/>
          <w:bCs/>
          <w:spacing w:val="2"/>
          <w:w w:val="105"/>
        </w:rPr>
      </w:pPr>
      <w:r w:rsidRPr="002F1A5C">
        <w:rPr>
          <w:rFonts w:ascii="Calibri" w:eastAsia="Arial" w:hAnsi="Calibri" w:cs="Calibri"/>
          <w:iCs/>
          <w:spacing w:val="2"/>
          <w:w w:val="105"/>
        </w:rPr>
        <w:t xml:space="preserve">Edited and gathered information from primary and secondary literature </w:t>
      </w:r>
    </w:p>
    <w:p w14:paraId="64DEC0F9" w14:textId="76492A59" w:rsidR="002F1A5C" w:rsidRPr="002F1A5C" w:rsidRDefault="002F1A5C" w:rsidP="00EA742C">
      <w:pPr>
        <w:widowControl w:val="0"/>
        <w:spacing w:before="7"/>
        <w:jc w:val="both"/>
        <w:rPr>
          <w:rFonts w:ascii="Calibri" w:eastAsia="Calibri" w:hAnsi="Calibri" w:cs="Calibri"/>
          <w:w w:val="105"/>
        </w:rPr>
      </w:pPr>
      <w:r w:rsidRPr="002F1A5C">
        <w:rPr>
          <w:rFonts w:ascii="Calibri" w:eastAsia="Calibri" w:hAnsi="Calibri" w:cs="Calibri"/>
          <w:b/>
          <w:bCs/>
          <w:spacing w:val="2"/>
          <w:w w:val="105"/>
        </w:rPr>
        <w:lastRenderedPageBreak/>
        <w:t>R</w:t>
      </w:r>
      <w:r w:rsidRPr="002F1A5C">
        <w:rPr>
          <w:rFonts w:ascii="Calibri" w:eastAsia="Calibri" w:hAnsi="Calibri" w:cs="Calibri"/>
          <w:b/>
          <w:bCs/>
          <w:spacing w:val="1"/>
          <w:w w:val="105"/>
        </w:rPr>
        <w:t>esearc</w:t>
      </w:r>
      <w:r w:rsidRPr="002F1A5C">
        <w:rPr>
          <w:rFonts w:ascii="Calibri" w:eastAsia="Calibri" w:hAnsi="Calibri" w:cs="Calibri"/>
          <w:b/>
          <w:bCs/>
          <w:w w:val="105"/>
        </w:rPr>
        <w:t>h</w:t>
      </w:r>
      <w:r w:rsidRPr="002F1A5C">
        <w:rPr>
          <w:rFonts w:ascii="Calibri" w:eastAsia="Calibri" w:hAnsi="Calibri" w:cs="Calibri"/>
          <w:b/>
          <w:bCs/>
          <w:spacing w:val="-20"/>
          <w:w w:val="105"/>
        </w:rPr>
        <w:t xml:space="preserve"> </w:t>
      </w:r>
      <w:r w:rsidRPr="002F1A5C">
        <w:rPr>
          <w:rFonts w:ascii="Calibri" w:eastAsia="Calibri" w:hAnsi="Calibri" w:cs="Calibri"/>
          <w:b/>
          <w:bCs/>
          <w:spacing w:val="1"/>
          <w:w w:val="105"/>
        </w:rPr>
        <w:t>Technic</w:t>
      </w:r>
      <w:r w:rsidRPr="002F1A5C">
        <w:rPr>
          <w:rFonts w:ascii="Calibri" w:eastAsia="Calibri" w:hAnsi="Calibri" w:cs="Calibri"/>
          <w:b/>
          <w:bCs/>
          <w:w w:val="105"/>
        </w:rPr>
        <w:t>i</w:t>
      </w:r>
      <w:r w:rsidRPr="002F1A5C">
        <w:rPr>
          <w:rFonts w:ascii="Calibri" w:eastAsia="Calibri" w:hAnsi="Calibri" w:cs="Calibri"/>
          <w:b/>
          <w:bCs/>
          <w:spacing w:val="1"/>
          <w:w w:val="105"/>
        </w:rPr>
        <w:t xml:space="preserve">an </w:t>
      </w:r>
      <w:r w:rsidRPr="002F1A5C">
        <w:rPr>
          <w:rFonts w:ascii="Calibri" w:eastAsia="Calibri" w:hAnsi="Calibri" w:cs="Calibri"/>
          <w:spacing w:val="1"/>
          <w:w w:val="105"/>
        </w:rPr>
        <w:t xml:space="preserve">                                                                            </w:t>
      </w:r>
      <w:r w:rsidR="00FE3EF6" w:rsidRPr="00036E2D">
        <w:rPr>
          <w:rFonts w:ascii="Calibri" w:eastAsia="Calibri" w:hAnsi="Calibri" w:cs="Calibri"/>
          <w:spacing w:val="1"/>
          <w:w w:val="105"/>
        </w:rPr>
        <w:t xml:space="preserve">   </w:t>
      </w:r>
      <w:r w:rsidR="00036E2D">
        <w:rPr>
          <w:rFonts w:ascii="Calibri" w:eastAsia="Calibri" w:hAnsi="Calibri" w:cs="Calibri"/>
          <w:spacing w:val="1"/>
          <w:w w:val="105"/>
        </w:rPr>
        <w:t xml:space="preserve">   </w:t>
      </w:r>
      <w:r w:rsidRPr="002F1A5C">
        <w:rPr>
          <w:rFonts w:ascii="Calibri" w:eastAsia="Calibri" w:hAnsi="Calibri" w:cs="Calibri"/>
          <w:iCs/>
          <w:spacing w:val="1"/>
          <w:w w:val="105"/>
        </w:rPr>
        <w:t>May 2016-August 2016</w:t>
      </w:r>
    </w:p>
    <w:p w14:paraId="509E0F29" w14:textId="6E5834ED" w:rsidR="002F1A5C" w:rsidRPr="002F1A5C" w:rsidRDefault="002F1A5C" w:rsidP="00EA742C">
      <w:pPr>
        <w:widowControl w:val="0"/>
        <w:spacing w:before="6"/>
        <w:jc w:val="both"/>
        <w:outlineLvl w:val="1"/>
        <w:rPr>
          <w:rFonts w:ascii="Calibri" w:eastAsia="Arial" w:hAnsi="Calibri" w:cs="Calibri"/>
          <w:bCs/>
          <w:w w:val="105"/>
        </w:rPr>
      </w:pPr>
      <w:r w:rsidRPr="002F1A5C">
        <w:rPr>
          <w:rFonts w:ascii="Calibri" w:eastAsia="Arial" w:hAnsi="Calibri" w:cs="Calibri"/>
          <w:bCs/>
          <w:spacing w:val="2"/>
          <w:w w:val="105"/>
        </w:rPr>
        <w:t>H</w:t>
      </w:r>
      <w:r w:rsidRPr="002F1A5C">
        <w:rPr>
          <w:rFonts w:ascii="Calibri" w:eastAsia="Arial" w:hAnsi="Calibri" w:cs="Calibri"/>
          <w:bCs/>
          <w:spacing w:val="1"/>
          <w:w w:val="105"/>
        </w:rPr>
        <w:t>arvar</w:t>
      </w:r>
      <w:r w:rsidRPr="002F1A5C">
        <w:rPr>
          <w:rFonts w:ascii="Calibri" w:eastAsia="Arial" w:hAnsi="Calibri" w:cs="Calibri"/>
          <w:bCs/>
          <w:w w:val="105"/>
        </w:rPr>
        <w:t>d</w:t>
      </w:r>
      <w:r w:rsidRPr="002F1A5C">
        <w:rPr>
          <w:rFonts w:ascii="Calibri" w:eastAsia="Arial" w:hAnsi="Calibri" w:cs="Calibri"/>
          <w:bCs/>
          <w:spacing w:val="-18"/>
          <w:w w:val="105"/>
        </w:rPr>
        <w:t xml:space="preserve"> </w:t>
      </w:r>
      <w:r w:rsidRPr="002F1A5C">
        <w:rPr>
          <w:rFonts w:ascii="Calibri" w:eastAsia="Arial" w:hAnsi="Calibri" w:cs="Calibri"/>
          <w:bCs/>
          <w:spacing w:val="2"/>
          <w:w w:val="105"/>
        </w:rPr>
        <w:t>U</w:t>
      </w:r>
      <w:r w:rsidRPr="002F1A5C">
        <w:rPr>
          <w:rFonts w:ascii="Calibri" w:eastAsia="Arial" w:hAnsi="Calibri" w:cs="Calibri"/>
          <w:bCs/>
          <w:spacing w:val="1"/>
          <w:w w:val="105"/>
        </w:rPr>
        <w:t>niversity</w:t>
      </w:r>
      <w:r w:rsidRPr="002F1A5C">
        <w:rPr>
          <w:rFonts w:ascii="Calibri" w:eastAsia="Arial" w:hAnsi="Calibri" w:cs="Calibri"/>
          <w:bCs/>
          <w:w w:val="105"/>
        </w:rPr>
        <w:t xml:space="preserve"> - </w:t>
      </w:r>
      <w:r w:rsidRPr="002F1A5C">
        <w:rPr>
          <w:rFonts w:ascii="Calibri" w:eastAsia="Arial" w:hAnsi="Calibri" w:cs="Calibri"/>
          <w:bCs/>
          <w:spacing w:val="2"/>
          <w:w w:val="105"/>
        </w:rPr>
        <w:t>A</w:t>
      </w:r>
      <w:r w:rsidRPr="002F1A5C">
        <w:rPr>
          <w:rFonts w:ascii="Calibri" w:eastAsia="Arial" w:hAnsi="Calibri" w:cs="Calibri"/>
          <w:bCs/>
          <w:spacing w:val="1"/>
          <w:w w:val="105"/>
        </w:rPr>
        <w:t>rnol</w:t>
      </w:r>
      <w:r w:rsidRPr="002F1A5C">
        <w:rPr>
          <w:rFonts w:ascii="Calibri" w:eastAsia="Arial" w:hAnsi="Calibri" w:cs="Calibri"/>
          <w:bCs/>
          <w:w w:val="105"/>
        </w:rPr>
        <w:t>d</w:t>
      </w:r>
      <w:r w:rsidRPr="002F1A5C">
        <w:rPr>
          <w:rFonts w:ascii="Calibri" w:eastAsia="Arial" w:hAnsi="Calibri" w:cs="Calibri"/>
          <w:bCs/>
          <w:spacing w:val="-19"/>
          <w:w w:val="105"/>
        </w:rPr>
        <w:t xml:space="preserve"> </w:t>
      </w:r>
      <w:r w:rsidRPr="002F1A5C">
        <w:rPr>
          <w:rFonts w:ascii="Calibri" w:eastAsia="Arial" w:hAnsi="Calibri" w:cs="Calibri"/>
          <w:bCs/>
          <w:spacing w:val="2"/>
          <w:w w:val="105"/>
        </w:rPr>
        <w:t>A</w:t>
      </w:r>
      <w:r w:rsidRPr="002F1A5C">
        <w:rPr>
          <w:rFonts w:ascii="Calibri" w:eastAsia="Arial" w:hAnsi="Calibri" w:cs="Calibri"/>
          <w:bCs/>
          <w:spacing w:val="1"/>
          <w:w w:val="105"/>
        </w:rPr>
        <w:t>rboretu</w:t>
      </w:r>
      <w:r w:rsidRPr="002F1A5C">
        <w:rPr>
          <w:rFonts w:ascii="Calibri" w:eastAsia="Arial" w:hAnsi="Calibri" w:cs="Calibri"/>
          <w:bCs/>
          <w:w w:val="105"/>
        </w:rPr>
        <w:t>m</w:t>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00FE3EF6" w:rsidRPr="00036E2D">
        <w:rPr>
          <w:rFonts w:ascii="Calibri" w:eastAsia="Arial" w:hAnsi="Calibri" w:cs="Calibri"/>
          <w:bCs/>
          <w:w w:val="105"/>
        </w:rPr>
        <w:t xml:space="preserve">   </w:t>
      </w:r>
      <w:r w:rsidR="00036E2D">
        <w:rPr>
          <w:rFonts w:ascii="Calibri" w:eastAsia="Arial" w:hAnsi="Calibri" w:cs="Calibri"/>
          <w:bCs/>
          <w:w w:val="105"/>
        </w:rPr>
        <w:t xml:space="preserve"> </w:t>
      </w:r>
      <w:r w:rsidRPr="002F1A5C">
        <w:rPr>
          <w:rFonts w:ascii="Calibri" w:eastAsia="Arial" w:hAnsi="Calibri" w:cs="Calibri"/>
          <w:bCs/>
          <w:w w:val="105"/>
        </w:rPr>
        <w:t>Boston, MA</w:t>
      </w:r>
    </w:p>
    <w:p w14:paraId="5AB877A7" w14:textId="77777777" w:rsidR="002F1A5C" w:rsidRPr="002F1A5C" w:rsidRDefault="002F1A5C" w:rsidP="00EA742C">
      <w:pPr>
        <w:widowControl w:val="0"/>
        <w:numPr>
          <w:ilvl w:val="0"/>
          <w:numId w:val="3"/>
        </w:numPr>
        <w:spacing w:before="6"/>
        <w:ind w:right="1820"/>
        <w:jc w:val="both"/>
        <w:outlineLvl w:val="1"/>
        <w:rPr>
          <w:rFonts w:ascii="Calibri" w:eastAsia="Arial" w:hAnsi="Calibri" w:cs="Calibri"/>
        </w:rPr>
      </w:pPr>
      <w:r w:rsidRPr="002F1A5C">
        <w:rPr>
          <w:rFonts w:ascii="Calibri" w:eastAsia="Arial" w:hAnsi="Calibri" w:cs="Calibri"/>
        </w:rPr>
        <w:t>Developed linear and logistic Bayesian models using R and Stan to investigate the effects of climate change on temperate trees</w:t>
      </w:r>
    </w:p>
    <w:p w14:paraId="71D320C0" w14:textId="77777777" w:rsidR="002F1A5C" w:rsidRPr="002F1A5C" w:rsidRDefault="002F1A5C" w:rsidP="00EA742C">
      <w:pPr>
        <w:widowControl w:val="0"/>
        <w:numPr>
          <w:ilvl w:val="0"/>
          <w:numId w:val="3"/>
        </w:numPr>
        <w:spacing w:before="6"/>
        <w:ind w:right="1820"/>
        <w:jc w:val="both"/>
        <w:outlineLvl w:val="1"/>
        <w:rPr>
          <w:rFonts w:ascii="Calibri" w:eastAsia="Arial" w:hAnsi="Calibri" w:cs="Calibri"/>
        </w:rPr>
      </w:pPr>
      <w:r w:rsidRPr="002F1A5C">
        <w:rPr>
          <w:rFonts w:ascii="Calibri" w:eastAsia="Arial" w:hAnsi="Calibri" w:cs="Calibri"/>
        </w:rPr>
        <w:t>Assisted researchers survey tree diversity, richness and age across 30-50 sites at four forest field stations</w:t>
      </w:r>
    </w:p>
    <w:p w14:paraId="4B9C52D8" w14:textId="14331BE2" w:rsidR="002F1A5C" w:rsidRPr="002F1A5C" w:rsidRDefault="002F1A5C" w:rsidP="00EA742C">
      <w:pPr>
        <w:widowControl w:val="0"/>
        <w:spacing w:before="7"/>
        <w:jc w:val="both"/>
        <w:outlineLvl w:val="1"/>
        <w:rPr>
          <w:rFonts w:ascii="Calibri" w:eastAsia="Arial" w:hAnsi="Calibri" w:cs="Calibri"/>
          <w:b/>
          <w:bCs/>
          <w:spacing w:val="-18"/>
          <w:w w:val="105"/>
        </w:rPr>
      </w:pPr>
      <w:r w:rsidRPr="002F1A5C">
        <w:rPr>
          <w:rFonts w:ascii="Calibri" w:eastAsia="Arial" w:hAnsi="Calibri" w:cs="Calibri"/>
          <w:b/>
          <w:bCs/>
          <w:spacing w:val="2"/>
          <w:w w:val="105"/>
        </w:rPr>
        <w:t>R</w:t>
      </w:r>
      <w:r w:rsidRPr="002F1A5C">
        <w:rPr>
          <w:rFonts w:ascii="Calibri" w:eastAsia="Arial" w:hAnsi="Calibri" w:cs="Calibri"/>
          <w:b/>
          <w:bCs/>
          <w:spacing w:val="1"/>
          <w:w w:val="105"/>
        </w:rPr>
        <w:t>esearche</w:t>
      </w:r>
      <w:r w:rsidRPr="002F1A5C">
        <w:rPr>
          <w:rFonts w:ascii="Calibri" w:eastAsia="Arial" w:hAnsi="Calibri" w:cs="Calibri"/>
          <w:b/>
          <w:bCs/>
          <w:w w:val="105"/>
        </w:rPr>
        <w:t xml:space="preserve">r            </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Pr="002F1A5C">
        <w:rPr>
          <w:rFonts w:ascii="Calibri" w:eastAsia="Arial" w:hAnsi="Calibri" w:cs="Calibri"/>
          <w:b/>
          <w:bCs/>
          <w:w w:val="105"/>
        </w:rPr>
        <w:tab/>
      </w:r>
      <w:r w:rsidR="00FE3EF6" w:rsidRPr="00036E2D">
        <w:rPr>
          <w:rFonts w:ascii="Calibri" w:eastAsia="Arial" w:hAnsi="Calibri" w:cs="Calibri"/>
          <w:b/>
          <w:bCs/>
          <w:w w:val="105"/>
        </w:rPr>
        <w:t xml:space="preserve">       </w:t>
      </w:r>
      <w:r w:rsidR="00036E2D">
        <w:rPr>
          <w:rFonts w:ascii="Calibri" w:eastAsia="Arial" w:hAnsi="Calibri" w:cs="Calibri"/>
          <w:b/>
          <w:bCs/>
          <w:w w:val="105"/>
        </w:rPr>
        <w:t xml:space="preserve"> </w:t>
      </w:r>
      <w:r w:rsidRPr="002F1A5C">
        <w:rPr>
          <w:rFonts w:ascii="Calibri" w:eastAsia="Arial" w:hAnsi="Calibri" w:cs="Calibri"/>
          <w:bCs/>
          <w:iCs/>
          <w:w w:val="105"/>
        </w:rPr>
        <w:t>May 2015-August 2015</w:t>
      </w:r>
    </w:p>
    <w:p w14:paraId="4723144A" w14:textId="493FB86C" w:rsidR="002F1A5C" w:rsidRPr="002F1A5C" w:rsidRDefault="002F1A5C" w:rsidP="00EA742C">
      <w:pPr>
        <w:widowControl w:val="0"/>
        <w:spacing w:before="7"/>
        <w:jc w:val="both"/>
        <w:outlineLvl w:val="1"/>
        <w:rPr>
          <w:rFonts w:ascii="Calibri" w:eastAsia="Arial" w:hAnsi="Calibri" w:cs="Calibri"/>
          <w:bCs/>
          <w:w w:val="105"/>
        </w:rPr>
      </w:pPr>
      <w:proofErr w:type="spellStart"/>
      <w:r w:rsidRPr="002F1A5C">
        <w:rPr>
          <w:rFonts w:ascii="Calibri" w:eastAsia="Arial" w:hAnsi="Calibri" w:cs="Calibri"/>
          <w:bCs/>
          <w:spacing w:val="2"/>
          <w:w w:val="105"/>
        </w:rPr>
        <w:t>G</w:t>
      </w:r>
      <w:r w:rsidRPr="002F1A5C">
        <w:rPr>
          <w:rFonts w:ascii="Calibri" w:eastAsia="Arial" w:hAnsi="Calibri" w:cs="Calibri"/>
          <w:bCs/>
          <w:spacing w:val="1"/>
          <w:w w:val="105"/>
        </w:rPr>
        <w:t>orongos</w:t>
      </w:r>
      <w:r w:rsidRPr="002F1A5C">
        <w:rPr>
          <w:rFonts w:ascii="Calibri" w:eastAsia="Arial" w:hAnsi="Calibri" w:cs="Calibri"/>
          <w:bCs/>
          <w:w w:val="105"/>
        </w:rPr>
        <w:t>a</w:t>
      </w:r>
      <w:proofErr w:type="spellEnd"/>
      <w:r w:rsidRPr="002F1A5C">
        <w:rPr>
          <w:rFonts w:ascii="Calibri" w:eastAsia="Arial" w:hAnsi="Calibri" w:cs="Calibri"/>
          <w:bCs/>
          <w:spacing w:val="-17"/>
          <w:w w:val="105"/>
        </w:rPr>
        <w:t xml:space="preserve"> </w:t>
      </w:r>
      <w:r w:rsidRPr="002F1A5C">
        <w:rPr>
          <w:rFonts w:ascii="Calibri" w:eastAsia="Arial" w:hAnsi="Calibri" w:cs="Calibri"/>
          <w:bCs/>
          <w:spacing w:val="2"/>
          <w:w w:val="105"/>
        </w:rPr>
        <w:t>N</w:t>
      </w:r>
      <w:r w:rsidRPr="002F1A5C">
        <w:rPr>
          <w:rFonts w:ascii="Calibri" w:eastAsia="Arial" w:hAnsi="Calibri" w:cs="Calibri"/>
          <w:bCs/>
          <w:spacing w:val="1"/>
          <w:w w:val="105"/>
        </w:rPr>
        <w:t>ationa</w:t>
      </w:r>
      <w:r w:rsidRPr="002F1A5C">
        <w:rPr>
          <w:rFonts w:ascii="Calibri" w:eastAsia="Arial" w:hAnsi="Calibri" w:cs="Calibri"/>
          <w:bCs/>
          <w:w w:val="105"/>
        </w:rPr>
        <w:t>l</w:t>
      </w:r>
      <w:r w:rsidRPr="002F1A5C">
        <w:rPr>
          <w:rFonts w:ascii="Calibri" w:eastAsia="Arial" w:hAnsi="Calibri" w:cs="Calibri"/>
          <w:bCs/>
          <w:spacing w:val="-17"/>
          <w:w w:val="105"/>
        </w:rPr>
        <w:t xml:space="preserve"> </w:t>
      </w:r>
      <w:r w:rsidRPr="002F1A5C">
        <w:rPr>
          <w:rFonts w:ascii="Calibri" w:eastAsia="Arial" w:hAnsi="Calibri" w:cs="Calibri"/>
          <w:bCs/>
          <w:spacing w:val="2"/>
          <w:w w:val="105"/>
        </w:rPr>
        <w:t>P</w:t>
      </w:r>
      <w:r w:rsidRPr="002F1A5C">
        <w:rPr>
          <w:rFonts w:ascii="Calibri" w:eastAsia="Arial" w:hAnsi="Calibri" w:cs="Calibri"/>
          <w:bCs/>
          <w:spacing w:val="1"/>
          <w:w w:val="105"/>
        </w:rPr>
        <w:t>ark</w:t>
      </w:r>
      <w:r w:rsidRPr="002F1A5C">
        <w:rPr>
          <w:rFonts w:ascii="Calibri" w:eastAsia="Arial" w:hAnsi="Calibri" w:cs="Calibri"/>
          <w:bCs/>
          <w:w w:val="105"/>
        </w:rPr>
        <w:t xml:space="preserve"> </w:t>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00036E2D">
        <w:rPr>
          <w:rFonts w:ascii="Calibri" w:eastAsia="Arial" w:hAnsi="Calibri" w:cs="Calibri"/>
          <w:bCs/>
          <w:w w:val="105"/>
        </w:rPr>
        <w:t xml:space="preserve">                        </w:t>
      </w:r>
      <w:proofErr w:type="spellStart"/>
      <w:r w:rsidRPr="002F1A5C">
        <w:rPr>
          <w:rFonts w:ascii="Calibri" w:eastAsia="Arial" w:hAnsi="Calibri" w:cs="Calibri"/>
          <w:bCs/>
          <w:w w:val="105"/>
        </w:rPr>
        <w:t>Goinha</w:t>
      </w:r>
      <w:proofErr w:type="spellEnd"/>
      <w:r w:rsidRPr="002F1A5C">
        <w:rPr>
          <w:rFonts w:ascii="Calibri" w:eastAsia="Arial" w:hAnsi="Calibri" w:cs="Calibri"/>
          <w:bCs/>
          <w:w w:val="105"/>
        </w:rPr>
        <w:t xml:space="preserve">, </w:t>
      </w:r>
      <w:r w:rsidRPr="002F1A5C">
        <w:rPr>
          <w:rFonts w:ascii="Calibri" w:eastAsia="Arial" w:hAnsi="Calibri" w:cs="Calibri"/>
          <w:bCs/>
          <w:spacing w:val="2"/>
          <w:w w:val="105"/>
        </w:rPr>
        <w:t>Mo</w:t>
      </w:r>
      <w:r w:rsidRPr="002F1A5C">
        <w:rPr>
          <w:rFonts w:ascii="Calibri" w:eastAsia="Arial" w:hAnsi="Calibri" w:cs="Calibri"/>
          <w:bCs/>
          <w:spacing w:val="1"/>
          <w:w w:val="105"/>
        </w:rPr>
        <w:t>za</w:t>
      </w:r>
      <w:r w:rsidRPr="002F1A5C">
        <w:rPr>
          <w:rFonts w:ascii="Calibri" w:eastAsia="Arial" w:hAnsi="Calibri" w:cs="Calibri"/>
          <w:bCs/>
          <w:spacing w:val="2"/>
          <w:w w:val="105"/>
        </w:rPr>
        <w:t>mb</w:t>
      </w:r>
      <w:r w:rsidRPr="002F1A5C">
        <w:rPr>
          <w:rFonts w:ascii="Calibri" w:eastAsia="Arial" w:hAnsi="Calibri" w:cs="Calibri"/>
          <w:bCs/>
          <w:w w:val="105"/>
        </w:rPr>
        <w:t>i</w:t>
      </w:r>
      <w:r w:rsidRPr="002F1A5C">
        <w:rPr>
          <w:rFonts w:ascii="Calibri" w:eastAsia="Arial" w:hAnsi="Calibri" w:cs="Calibri"/>
          <w:bCs/>
          <w:spacing w:val="2"/>
          <w:w w:val="105"/>
        </w:rPr>
        <w:t>qu</w:t>
      </w:r>
      <w:r w:rsidRPr="002F1A5C">
        <w:rPr>
          <w:rFonts w:ascii="Calibri" w:eastAsia="Arial" w:hAnsi="Calibri" w:cs="Calibri"/>
          <w:bCs/>
          <w:w w:val="105"/>
        </w:rPr>
        <w:t>e</w:t>
      </w:r>
    </w:p>
    <w:p w14:paraId="27CE4356" w14:textId="77777777" w:rsidR="002F1A5C" w:rsidRPr="002F1A5C" w:rsidRDefault="002F1A5C" w:rsidP="00EA742C">
      <w:pPr>
        <w:widowControl w:val="0"/>
        <w:numPr>
          <w:ilvl w:val="0"/>
          <w:numId w:val="3"/>
        </w:numPr>
        <w:spacing w:before="7"/>
        <w:jc w:val="both"/>
        <w:outlineLvl w:val="1"/>
        <w:rPr>
          <w:rFonts w:ascii="Calibri" w:eastAsia="Arial" w:hAnsi="Calibri" w:cs="Calibri"/>
          <w:bCs/>
        </w:rPr>
      </w:pPr>
      <w:r w:rsidRPr="002F1A5C">
        <w:rPr>
          <w:rFonts w:ascii="Calibri" w:eastAsia="Arial" w:hAnsi="Calibri" w:cs="Calibri"/>
          <w:bCs/>
          <w:spacing w:val="2"/>
          <w:w w:val="105"/>
        </w:rPr>
        <w:t>A</w:t>
      </w:r>
      <w:r w:rsidRPr="002F1A5C">
        <w:rPr>
          <w:rFonts w:ascii="Calibri" w:eastAsia="Arial" w:hAnsi="Calibri" w:cs="Calibri"/>
          <w:bCs/>
          <w:spacing w:val="1"/>
          <w:w w:val="105"/>
        </w:rPr>
        <w:t>ss</w:t>
      </w:r>
      <w:r w:rsidRPr="002F1A5C">
        <w:rPr>
          <w:rFonts w:ascii="Calibri" w:eastAsia="Arial" w:hAnsi="Calibri" w:cs="Calibri"/>
          <w:bCs/>
          <w:w w:val="105"/>
        </w:rPr>
        <w:t>i</w:t>
      </w:r>
      <w:r w:rsidRPr="002F1A5C">
        <w:rPr>
          <w:rFonts w:ascii="Calibri" w:eastAsia="Arial" w:hAnsi="Calibri" w:cs="Calibri"/>
          <w:bCs/>
          <w:spacing w:val="1"/>
          <w:w w:val="105"/>
        </w:rPr>
        <w:t>s</w:t>
      </w:r>
      <w:r w:rsidRPr="002F1A5C">
        <w:rPr>
          <w:rFonts w:ascii="Calibri" w:eastAsia="Arial" w:hAnsi="Calibri" w:cs="Calibri"/>
          <w:bCs/>
          <w:w w:val="105"/>
        </w:rPr>
        <w:t>t</w:t>
      </w:r>
      <w:r w:rsidRPr="002F1A5C">
        <w:rPr>
          <w:rFonts w:ascii="Calibri" w:eastAsia="Arial" w:hAnsi="Calibri" w:cs="Calibri"/>
          <w:bCs/>
          <w:spacing w:val="1"/>
          <w:w w:val="105"/>
        </w:rPr>
        <w:t>e</w:t>
      </w:r>
      <w:r w:rsidRPr="002F1A5C">
        <w:rPr>
          <w:rFonts w:ascii="Calibri" w:eastAsia="Arial" w:hAnsi="Calibri" w:cs="Calibri"/>
          <w:bCs/>
          <w:w w:val="105"/>
        </w:rPr>
        <w:t>d t</w:t>
      </w:r>
      <w:r w:rsidRPr="002F1A5C">
        <w:rPr>
          <w:rFonts w:ascii="Calibri" w:eastAsia="Arial" w:hAnsi="Calibri" w:cs="Calibri"/>
          <w:bCs/>
          <w:spacing w:val="1"/>
          <w:w w:val="105"/>
        </w:rPr>
        <w:t>h</w:t>
      </w:r>
      <w:r w:rsidRPr="002F1A5C">
        <w:rPr>
          <w:rFonts w:ascii="Calibri" w:eastAsia="Arial" w:hAnsi="Calibri" w:cs="Calibri"/>
          <w:bCs/>
          <w:w w:val="105"/>
        </w:rPr>
        <w:t xml:space="preserve">e </w:t>
      </w:r>
      <w:r w:rsidRPr="002F1A5C">
        <w:rPr>
          <w:rFonts w:ascii="Calibri" w:eastAsia="Arial" w:hAnsi="Calibri" w:cs="Calibri"/>
          <w:bCs/>
          <w:spacing w:val="1"/>
          <w:w w:val="105"/>
        </w:rPr>
        <w:t>researc</w:t>
      </w:r>
      <w:r w:rsidRPr="002F1A5C">
        <w:rPr>
          <w:rFonts w:ascii="Calibri" w:eastAsia="Arial" w:hAnsi="Calibri" w:cs="Calibri"/>
          <w:bCs/>
          <w:w w:val="105"/>
        </w:rPr>
        <w:t>h t</w:t>
      </w:r>
      <w:r w:rsidRPr="002F1A5C">
        <w:rPr>
          <w:rFonts w:ascii="Calibri" w:eastAsia="Arial" w:hAnsi="Calibri" w:cs="Calibri"/>
          <w:bCs/>
          <w:spacing w:val="1"/>
          <w:w w:val="105"/>
        </w:rPr>
        <w:t>ea</w:t>
      </w:r>
      <w:r w:rsidRPr="002F1A5C">
        <w:rPr>
          <w:rFonts w:ascii="Calibri" w:eastAsia="Arial" w:hAnsi="Calibri" w:cs="Calibri"/>
          <w:bCs/>
          <w:w w:val="105"/>
        </w:rPr>
        <w:t xml:space="preserve">m </w:t>
      </w:r>
      <w:r w:rsidRPr="002F1A5C">
        <w:rPr>
          <w:rFonts w:ascii="Calibri" w:eastAsia="Arial" w:hAnsi="Calibri" w:cs="Calibri"/>
          <w:bCs/>
          <w:spacing w:val="2"/>
          <w:w w:val="105"/>
        </w:rPr>
        <w:t>w</w:t>
      </w:r>
      <w:r w:rsidRPr="002F1A5C">
        <w:rPr>
          <w:rFonts w:ascii="Calibri" w:eastAsia="Arial" w:hAnsi="Calibri" w:cs="Calibri"/>
          <w:bCs/>
          <w:w w:val="105"/>
        </w:rPr>
        <w:t xml:space="preserve">ith </w:t>
      </w:r>
      <w:r w:rsidRPr="002F1A5C">
        <w:rPr>
          <w:rFonts w:ascii="Calibri" w:eastAsia="Arial" w:hAnsi="Calibri" w:cs="Calibri"/>
          <w:bCs/>
          <w:spacing w:val="1"/>
          <w:w w:val="105"/>
        </w:rPr>
        <w:t>var</w:t>
      </w:r>
      <w:r w:rsidRPr="002F1A5C">
        <w:rPr>
          <w:rFonts w:ascii="Calibri" w:eastAsia="Arial" w:hAnsi="Calibri" w:cs="Calibri"/>
          <w:bCs/>
          <w:w w:val="105"/>
        </w:rPr>
        <w:t>i</w:t>
      </w:r>
      <w:r w:rsidRPr="002F1A5C">
        <w:rPr>
          <w:rFonts w:ascii="Calibri" w:eastAsia="Arial" w:hAnsi="Calibri" w:cs="Calibri"/>
          <w:bCs/>
          <w:spacing w:val="1"/>
          <w:w w:val="105"/>
        </w:rPr>
        <w:t>ou</w:t>
      </w:r>
      <w:r w:rsidRPr="002F1A5C">
        <w:rPr>
          <w:rFonts w:ascii="Calibri" w:eastAsia="Arial" w:hAnsi="Calibri" w:cs="Calibri"/>
          <w:bCs/>
          <w:w w:val="105"/>
        </w:rPr>
        <w:t xml:space="preserve">s </w:t>
      </w:r>
      <w:r w:rsidRPr="002F1A5C">
        <w:rPr>
          <w:rFonts w:ascii="Calibri" w:eastAsia="Arial" w:hAnsi="Calibri" w:cs="Calibri"/>
          <w:bCs/>
          <w:spacing w:val="1"/>
          <w:w w:val="105"/>
        </w:rPr>
        <w:t>vege</w:t>
      </w:r>
      <w:r w:rsidRPr="002F1A5C">
        <w:rPr>
          <w:rFonts w:ascii="Calibri" w:eastAsia="Arial" w:hAnsi="Calibri" w:cs="Calibri"/>
          <w:bCs/>
          <w:w w:val="105"/>
        </w:rPr>
        <w:t>t</w:t>
      </w:r>
      <w:r w:rsidRPr="002F1A5C">
        <w:rPr>
          <w:rFonts w:ascii="Calibri" w:eastAsia="Arial" w:hAnsi="Calibri" w:cs="Calibri"/>
          <w:bCs/>
          <w:spacing w:val="1"/>
          <w:w w:val="105"/>
        </w:rPr>
        <w:t>a</w:t>
      </w:r>
      <w:r w:rsidRPr="002F1A5C">
        <w:rPr>
          <w:rFonts w:ascii="Calibri" w:eastAsia="Arial" w:hAnsi="Calibri" w:cs="Calibri"/>
          <w:bCs/>
          <w:w w:val="105"/>
        </w:rPr>
        <w:t>ti</w:t>
      </w:r>
      <w:r w:rsidRPr="002F1A5C">
        <w:rPr>
          <w:rFonts w:ascii="Calibri" w:eastAsia="Arial" w:hAnsi="Calibri" w:cs="Calibri"/>
          <w:bCs/>
          <w:spacing w:val="1"/>
          <w:w w:val="105"/>
        </w:rPr>
        <w:t>o</w:t>
      </w:r>
      <w:r w:rsidRPr="002F1A5C">
        <w:rPr>
          <w:rFonts w:ascii="Calibri" w:eastAsia="Arial" w:hAnsi="Calibri" w:cs="Calibri"/>
          <w:bCs/>
          <w:w w:val="105"/>
        </w:rPr>
        <w:t>n</w:t>
      </w:r>
      <w:r w:rsidRPr="002F1A5C">
        <w:rPr>
          <w:rFonts w:ascii="Calibri" w:eastAsia="Arial" w:hAnsi="Calibri" w:cs="Calibri"/>
          <w:bCs/>
          <w:spacing w:val="33"/>
          <w:w w:val="105"/>
        </w:rPr>
        <w:t xml:space="preserve"> </w:t>
      </w:r>
      <w:r w:rsidRPr="002F1A5C">
        <w:rPr>
          <w:rFonts w:ascii="Calibri" w:eastAsia="Arial" w:hAnsi="Calibri" w:cs="Calibri"/>
          <w:bCs/>
          <w:spacing w:val="1"/>
          <w:w w:val="105"/>
        </w:rPr>
        <w:t>surveys</w:t>
      </w:r>
      <w:r w:rsidRPr="002F1A5C">
        <w:rPr>
          <w:rFonts w:ascii="Calibri" w:eastAsia="Arial" w:hAnsi="Calibri" w:cs="Calibri"/>
          <w:bCs/>
          <w:spacing w:val="31"/>
          <w:w w:val="105"/>
        </w:rPr>
        <w:t xml:space="preserve"> </w:t>
      </w:r>
    </w:p>
    <w:p w14:paraId="2EF9F5A9" w14:textId="77777777" w:rsidR="002F1A5C" w:rsidRPr="002F1A5C" w:rsidRDefault="002F1A5C" w:rsidP="00EA742C">
      <w:pPr>
        <w:widowControl w:val="0"/>
        <w:numPr>
          <w:ilvl w:val="0"/>
          <w:numId w:val="1"/>
        </w:numPr>
        <w:tabs>
          <w:tab w:val="left" w:pos="839"/>
        </w:tabs>
        <w:spacing w:before="25"/>
        <w:jc w:val="both"/>
        <w:rPr>
          <w:rFonts w:ascii="Calibri" w:eastAsia="Arial" w:hAnsi="Calibri" w:cs="Calibri"/>
        </w:rPr>
      </w:pPr>
      <w:r w:rsidRPr="002F1A5C">
        <w:rPr>
          <w:rFonts w:ascii="Calibri" w:eastAsia="Arial" w:hAnsi="Calibri" w:cs="Calibri"/>
          <w:spacing w:val="2"/>
          <w:w w:val="105"/>
        </w:rPr>
        <w:t>A</w:t>
      </w:r>
      <w:r w:rsidRPr="002F1A5C">
        <w:rPr>
          <w:rFonts w:ascii="Calibri" w:eastAsia="Arial" w:hAnsi="Calibri" w:cs="Calibri"/>
          <w:w w:val="105"/>
        </w:rPr>
        <w:t>i</w:t>
      </w:r>
      <w:r w:rsidRPr="002F1A5C">
        <w:rPr>
          <w:rFonts w:ascii="Calibri" w:eastAsia="Arial" w:hAnsi="Calibri" w:cs="Calibri"/>
          <w:spacing w:val="1"/>
          <w:w w:val="105"/>
        </w:rPr>
        <w:t>de</w:t>
      </w:r>
      <w:r w:rsidRPr="002F1A5C">
        <w:rPr>
          <w:rFonts w:ascii="Calibri" w:eastAsia="Arial" w:hAnsi="Calibri" w:cs="Calibri"/>
          <w:w w:val="105"/>
        </w:rPr>
        <w:t>d</w:t>
      </w:r>
      <w:r w:rsidRPr="002F1A5C">
        <w:rPr>
          <w:rFonts w:ascii="Calibri" w:eastAsia="Arial" w:hAnsi="Calibri" w:cs="Calibri"/>
          <w:spacing w:val="-10"/>
          <w:w w:val="105"/>
        </w:rPr>
        <w:t xml:space="preserve"> </w:t>
      </w:r>
      <w:r w:rsidRPr="002F1A5C">
        <w:rPr>
          <w:rFonts w:ascii="Calibri" w:eastAsia="Arial" w:hAnsi="Calibri" w:cs="Calibri"/>
          <w:spacing w:val="1"/>
          <w:w w:val="105"/>
        </w:rPr>
        <w:t>o</w:t>
      </w:r>
      <w:r w:rsidRPr="002F1A5C">
        <w:rPr>
          <w:rFonts w:ascii="Calibri" w:eastAsia="Arial" w:hAnsi="Calibri" w:cs="Calibri"/>
          <w:w w:val="105"/>
        </w:rPr>
        <w:t>t</w:t>
      </w:r>
      <w:r w:rsidRPr="002F1A5C">
        <w:rPr>
          <w:rFonts w:ascii="Calibri" w:eastAsia="Arial" w:hAnsi="Calibri" w:cs="Calibri"/>
          <w:spacing w:val="1"/>
          <w:w w:val="105"/>
        </w:rPr>
        <w:t>he</w:t>
      </w:r>
      <w:r w:rsidRPr="002F1A5C">
        <w:rPr>
          <w:rFonts w:ascii="Calibri" w:eastAsia="Arial" w:hAnsi="Calibri" w:cs="Calibri"/>
          <w:w w:val="105"/>
        </w:rPr>
        <w:t>r</w:t>
      </w:r>
      <w:r w:rsidRPr="002F1A5C">
        <w:rPr>
          <w:rFonts w:ascii="Calibri" w:eastAsia="Arial" w:hAnsi="Calibri" w:cs="Calibri"/>
          <w:spacing w:val="-10"/>
          <w:w w:val="105"/>
        </w:rPr>
        <w:t xml:space="preserve"> </w:t>
      </w:r>
      <w:r w:rsidRPr="002F1A5C">
        <w:rPr>
          <w:rFonts w:ascii="Calibri" w:eastAsia="Arial" w:hAnsi="Calibri" w:cs="Calibri"/>
          <w:spacing w:val="1"/>
          <w:w w:val="105"/>
        </w:rPr>
        <w:t>researcher</w:t>
      </w:r>
      <w:r w:rsidRPr="002F1A5C">
        <w:rPr>
          <w:rFonts w:ascii="Calibri" w:eastAsia="Arial" w:hAnsi="Calibri" w:cs="Calibri"/>
          <w:w w:val="105"/>
        </w:rPr>
        <w:t>s</w:t>
      </w:r>
      <w:r w:rsidRPr="002F1A5C">
        <w:rPr>
          <w:rFonts w:ascii="Calibri" w:eastAsia="Arial" w:hAnsi="Calibri" w:cs="Calibri"/>
          <w:spacing w:val="-10"/>
          <w:w w:val="105"/>
        </w:rPr>
        <w:t xml:space="preserve"> </w:t>
      </w:r>
      <w:r w:rsidRPr="002F1A5C">
        <w:rPr>
          <w:rFonts w:ascii="Calibri" w:eastAsia="Arial" w:hAnsi="Calibri" w:cs="Calibri"/>
          <w:spacing w:val="2"/>
          <w:w w:val="105"/>
        </w:rPr>
        <w:t>w</w:t>
      </w:r>
      <w:r w:rsidRPr="002F1A5C">
        <w:rPr>
          <w:rFonts w:ascii="Calibri" w:eastAsia="Arial" w:hAnsi="Calibri" w:cs="Calibri"/>
          <w:w w:val="105"/>
        </w:rPr>
        <w:t>ith</w:t>
      </w:r>
      <w:r w:rsidRPr="002F1A5C">
        <w:rPr>
          <w:rFonts w:ascii="Calibri" w:eastAsia="Arial" w:hAnsi="Calibri" w:cs="Calibri"/>
          <w:spacing w:val="-10"/>
          <w:w w:val="105"/>
        </w:rPr>
        <w:t xml:space="preserve"> </w:t>
      </w:r>
      <w:r w:rsidRPr="002F1A5C">
        <w:rPr>
          <w:rFonts w:ascii="Calibri" w:eastAsia="Arial" w:hAnsi="Calibri" w:cs="Calibri"/>
          <w:spacing w:val="1"/>
          <w:w w:val="105"/>
        </w:rPr>
        <w:t>behav</w:t>
      </w:r>
      <w:r w:rsidRPr="002F1A5C">
        <w:rPr>
          <w:rFonts w:ascii="Calibri" w:eastAsia="Arial" w:hAnsi="Calibri" w:cs="Calibri"/>
          <w:w w:val="105"/>
        </w:rPr>
        <w:t>i</w:t>
      </w:r>
      <w:r w:rsidRPr="002F1A5C">
        <w:rPr>
          <w:rFonts w:ascii="Calibri" w:eastAsia="Arial" w:hAnsi="Calibri" w:cs="Calibri"/>
          <w:spacing w:val="1"/>
          <w:w w:val="105"/>
        </w:rPr>
        <w:t>ora</w:t>
      </w:r>
      <w:r w:rsidRPr="002F1A5C">
        <w:rPr>
          <w:rFonts w:ascii="Calibri" w:eastAsia="Arial" w:hAnsi="Calibri" w:cs="Calibri"/>
          <w:w w:val="105"/>
        </w:rPr>
        <w:t>l</w:t>
      </w:r>
      <w:r w:rsidRPr="002F1A5C">
        <w:rPr>
          <w:rFonts w:ascii="Calibri" w:eastAsia="Arial" w:hAnsi="Calibri" w:cs="Calibri"/>
          <w:spacing w:val="-10"/>
          <w:w w:val="105"/>
        </w:rPr>
        <w:t xml:space="preserve"> </w:t>
      </w:r>
      <w:r w:rsidRPr="002F1A5C">
        <w:rPr>
          <w:rFonts w:ascii="Calibri" w:eastAsia="Arial" w:hAnsi="Calibri" w:cs="Calibri"/>
          <w:spacing w:val="1"/>
          <w:w w:val="105"/>
        </w:rPr>
        <w:t>s</w:t>
      </w:r>
      <w:r w:rsidRPr="002F1A5C">
        <w:rPr>
          <w:rFonts w:ascii="Calibri" w:eastAsia="Arial" w:hAnsi="Calibri" w:cs="Calibri"/>
          <w:w w:val="105"/>
        </w:rPr>
        <w:t>t</w:t>
      </w:r>
      <w:r w:rsidRPr="002F1A5C">
        <w:rPr>
          <w:rFonts w:ascii="Calibri" w:eastAsia="Arial" w:hAnsi="Calibri" w:cs="Calibri"/>
          <w:spacing w:val="1"/>
          <w:w w:val="105"/>
        </w:rPr>
        <w:t>ud</w:t>
      </w:r>
      <w:r w:rsidRPr="002F1A5C">
        <w:rPr>
          <w:rFonts w:ascii="Calibri" w:eastAsia="Arial" w:hAnsi="Calibri" w:cs="Calibri"/>
          <w:w w:val="105"/>
        </w:rPr>
        <w:t>i</w:t>
      </w:r>
      <w:r w:rsidRPr="002F1A5C">
        <w:rPr>
          <w:rFonts w:ascii="Calibri" w:eastAsia="Arial" w:hAnsi="Calibri" w:cs="Calibri"/>
          <w:spacing w:val="1"/>
          <w:w w:val="105"/>
        </w:rPr>
        <w:t>e</w:t>
      </w:r>
      <w:r w:rsidRPr="002F1A5C">
        <w:rPr>
          <w:rFonts w:ascii="Calibri" w:eastAsia="Arial" w:hAnsi="Calibri" w:cs="Calibri"/>
          <w:w w:val="105"/>
        </w:rPr>
        <w:t>s</w:t>
      </w:r>
      <w:r w:rsidRPr="002F1A5C">
        <w:rPr>
          <w:rFonts w:ascii="Calibri" w:eastAsia="Arial" w:hAnsi="Calibri" w:cs="Calibri"/>
          <w:spacing w:val="-10"/>
          <w:w w:val="105"/>
        </w:rPr>
        <w:t xml:space="preserve"> </w:t>
      </w:r>
      <w:r w:rsidRPr="002F1A5C">
        <w:rPr>
          <w:rFonts w:ascii="Calibri" w:eastAsia="Arial" w:hAnsi="Calibri" w:cs="Calibri"/>
          <w:spacing w:val="1"/>
          <w:w w:val="105"/>
        </w:rPr>
        <w:t>o</w:t>
      </w:r>
      <w:r w:rsidRPr="002F1A5C">
        <w:rPr>
          <w:rFonts w:ascii="Calibri" w:eastAsia="Arial" w:hAnsi="Calibri" w:cs="Calibri"/>
          <w:w w:val="105"/>
        </w:rPr>
        <w:t>f</w:t>
      </w:r>
      <w:r w:rsidRPr="002F1A5C">
        <w:rPr>
          <w:rFonts w:ascii="Calibri" w:eastAsia="Arial" w:hAnsi="Calibri" w:cs="Calibri"/>
          <w:spacing w:val="-9"/>
          <w:w w:val="105"/>
        </w:rPr>
        <w:t xml:space="preserve"> </w:t>
      </w:r>
      <w:r w:rsidRPr="002F1A5C">
        <w:rPr>
          <w:rFonts w:ascii="Calibri" w:eastAsia="Arial" w:hAnsi="Calibri" w:cs="Calibri"/>
          <w:spacing w:val="1"/>
          <w:w w:val="105"/>
        </w:rPr>
        <w:t>an</w:t>
      </w:r>
      <w:r w:rsidRPr="002F1A5C">
        <w:rPr>
          <w:rFonts w:ascii="Calibri" w:eastAsia="Arial" w:hAnsi="Calibri" w:cs="Calibri"/>
          <w:w w:val="105"/>
        </w:rPr>
        <w:t>t</w:t>
      </w:r>
      <w:r w:rsidRPr="002F1A5C">
        <w:rPr>
          <w:rFonts w:ascii="Calibri" w:eastAsia="Arial" w:hAnsi="Calibri" w:cs="Calibri"/>
          <w:spacing w:val="1"/>
          <w:w w:val="105"/>
        </w:rPr>
        <w:t>e</w:t>
      </w:r>
      <w:r w:rsidRPr="002F1A5C">
        <w:rPr>
          <w:rFonts w:ascii="Calibri" w:eastAsia="Arial" w:hAnsi="Calibri" w:cs="Calibri"/>
          <w:w w:val="105"/>
        </w:rPr>
        <w:t>l</w:t>
      </w:r>
      <w:r w:rsidRPr="002F1A5C">
        <w:rPr>
          <w:rFonts w:ascii="Calibri" w:eastAsia="Arial" w:hAnsi="Calibri" w:cs="Calibri"/>
          <w:spacing w:val="1"/>
          <w:w w:val="105"/>
        </w:rPr>
        <w:t>op</w:t>
      </w:r>
      <w:r w:rsidRPr="002F1A5C">
        <w:rPr>
          <w:rFonts w:ascii="Calibri" w:eastAsia="Arial" w:hAnsi="Calibri" w:cs="Calibri"/>
          <w:w w:val="105"/>
        </w:rPr>
        <w:t>e</w:t>
      </w:r>
      <w:r w:rsidRPr="002F1A5C">
        <w:rPr>
          <w:rFonts w:ascii="Calibri" w:eastAsia="Arial" w:hAnsi="Calibri" w:cs="Calibri"/>
          <w:spacing w:val="-10"/>
          <w:w w:val="105"/>
        </w:rPr>
        <w:t xml:space="preserve"> </w:t>
      </w:r>
      <w:r w:rsidRPr="002F1A5C">
        <w:rPr>
          <w:rFonts w:ascii="Calibri" w:eastAsia="Arial" w:hAnsi="Calibri" w:cs="Calibri"/>
          <w:w w:val="105"/>
        </w:rPr>
        <w:t>in</w:t>
      </w:r>
      <w:r w:rsidRPr="002F1A5C">
        <w:rPr>
          <w:rFonts w:ascii="Calibri" w:eastAsia="Arial" w:hAnsi="Calibri" w:cs="Calibri"/>
          <w:spacing w:val="-9"/>
          <w:w w:val="105"/>
        </w:rPr>
        <w:t xml:space="preserve"> </w:t>
      </w:r>
      <w:r w:rsidRPr="002F1A5C">
        <w:rPr>
          <w:rFonts w:ascii="Calibri" w:eastAsia="Arial" w:hAnsi="Calibri" w:cs="Calibri"/>
          <w:w w:val="105"/>
        </w:rPr>
        <w:t>t</w:t>
      </w:r>
      <w:r w:rsidRPr="002F1A5C">
        <w:rPr>
          <w:rFonts w:ascii="Calibri" w:eastAsia="Arial" w:hAnsi="Calibri" w:cs="Calibri"/>
          <w:spacing w:val="1"/>
          <w:w w:val="105"/>
        </w:rPr>
        <w:t>h</w:t>
      </w:r>
      <w:r w:rsidRPr="002F1A5C">
        <w:rPr>
          <w:rFonts w:ascii="Calibri" w:eastAsia="Arial" w:hAnsi="Calibri" w:cs="Calibri"/>
          <w:w w:val="105"/>
        </w:rPr>
        <w:t>e</w:t>
      </w:r>
      <w:r w:rsidRPr="002F1A5C">
        <w:rPr>
          <w:rFonts w:ascii="Calibri" w:eastAsia="Arial" w:hAnsi="Calibri" w:cs="Calibri"/>
          <w:spacing w:val="-10"/>
          <w:w w:val="105"/>
        </w:rPr>
        <w:t xml:space="preserve"> </w:t>
      </w:r>
      <w:r w:rsidRPr="002F1A5C">
        <w:rPr>
          <w:rFonts w:ascii="Calibri" w:eastAsia="Arial" w:hAnsi="Calibri" w:cs="Calibri"/>
          <w:spacing w:val="1"/>
          <w:w w:val="105"/>
        </w:rPr>
        <w:t>park</w:t>
      </w:r>
    </w:p>
    <w:p w14:paraId="5A00E2C0" w14:textId="259B76DB" w:rsidR="002F1A5C" w:rsidRPr="00872CD0" w:rsidRDefault="002F1A5C" w:rsidP="00872CD0">
      <w:pPr>
        <w:widowControl w:val="0"/>
        <w:numPr>
          <w:ilvl w:val="0"/>
          <w:numId w:val="1"/>
        </w:numPr>
        <w:tabs>
          <w:tab w:val="left" w:pos="839"/>
        </w:tabs>
        <w:spacing w:before="10" w:line="244" w:lineRule="auto"/>
        <w:ind w:right="3685"/>
        <w:jc w:val="both"/>
        <w:rPr>
          <w:rFonts w:ascii="Calibri" w:eastAsia="Arial" w:hAnsi="Calibri" w:cs="Calibri"/>
        </w:rPr>
      </w:pPr>
      <w:r w:rsidRPr="002F1A5C">
        <w:rPr>
          <w:rFonts w:ascii="Calibri" w:eastAsia="Arial" w:hAnsi="Calibri" w:cs="Calibri"/>
          <w:spacing w:val="2"/>
          <w:w w:val="105"/>
        </w:rPr>
        <w:t>C</w:t>
      </w:r>
      <w:r w:rsidRPr="002F1A5C">
        <w:rPr>
          <w:rFonts w:ascii="Calibri" w:eastAsia="Arial" w:hAnsi="Calibri" w:cs="Calibri"/>
          <w:spacing w:val="1"/>
          <w:w w:val="105"/>
        </w:rPr>
        <w:t>on</w:t>
      </w:r>
      <w:r w:rsidRPr="002F1A5C">
        <w:rPr>
          <w:rFonts w:ascii="Calibri" w:eastAsia="Arial" w:hAnsi="Calibri" w:cs="Calibri"/>
          <w:w w:val="105"/>
        </w:rPr>
        <w:t>t</w:t>
      </w:r>
      <w:r w:rsidRPr="002F1A5C">
        <w:rPr>
          <w:rFonts w:ascii="Calibri" w:eastAsia="Arial" w:hAnsi="Calibri" w:cs="Calibri"/>
          <w:spacing w:val="1"/>
          <w:w w:val="105"/>
        </w:rPr>
        <w:t>r</w:t>
      </w:r>
      <w:r w:rsidRPr="002F1A5C">
        <w:rPr>
          <w:rFonts w:ascii="Calibri" w:eastAsia="Arial" w:hAnsi="Calibri" w:cs="Calibri"/>
          <w:w w:val="105"/>
        </w:rPr>
        <w:t>i</w:t>
      </w:r>
      <w:r w:rsidRPr="002F1A5C">
        <w:rPr>
          <w:rFonts w:ascii="Calibri" w:eastAsia="Arial" w:hAnsi="Calibri" w:cs="Calibri"/>
          <w:spacing w:val="1"/>
          <w:w w:val="105"/>
        </w:rPr>
        <w:t>bu</w:t>
      </w:r>
      <w:r w:rsidRPr="002F1A5C">
        <w:rPr>
          <w:rFonts w:ascii="Calibri" w:eastAsia="Arial" w:hAnsi="Calibri" w:cs="Calibri"/>
          <w:w w:val="105"/>
        </w:rPr>
        <w:t>t</w:t>
      </w:r>
      <w:r w:rsidRPr="002F1A5C">
        <w:rPr>
          <w:rFonts w:ascii="Calibri" w:eastAsia="Arial" w:hAnsi="Calibri" w:cs="Calibri"/>
          <w:spacing w:val="1"/>
          <w:w w:val="105"/>
        </w:rPr>
        <w:t>e</w:t>
      </w:r>
      <w:r w:rsidRPr="002F1A5C">
        <w:rPr>
          <w:rFonts w:ascii="Calibri" w:eastAsia="Arial" w:hAnsi="Calibri" w:cs="Calibri"/>
          <w:w w:val="105"/>
        </w:rPr>
        <w:t>d</w:t>
      </w:r>
      <w:r w:rsidRPr="002F1A5C">
        <w:rPr>
          <w:rFonts w:ascii="Calibri" w:eastAsia="Arial" w:hAnsi="Calibri" w:cs="Calibri"/>
          <w:spacing w:val="-14"/>
          <w:w w:val="105"/>
        </w:rPr>
        <w:t xml:space="preserve"> </w:t>
      </w:r>
      <w:r w:rsidRPr="002F1A5C">
        <w:rPr>
          <w:rFonts w:ascii="Calibri" w:eastAsia="Arial" w:hAnsi="Calibri" w:cs="Calibri"/>
          <w:spacing w:val="1"/>
          <w:w w:val="105"/>
        </w:rPr>
        <w:t>sa</w:t>
      </w:r>
      <w:r w:rsidRPr="002F1A5C">
        <w:rPr>
          <w:rFonts w:ascii="Calibri" w:eastAsia="Arial" w:hAnsi="Calibri" w:cs="Calibri"/>
          <w:spacing w:val="2"/>
          <w:w w:val="105"/>
        </w:rPr>
        <w:t>m</w:t>
      </w:r>
      <w:r w:rsidRPr="002F1A5C">
        <w:rPr>
          <w:rFonts w:ascii="Calibri" w:eastAsia="Arial" w:hAnsi="Calibri" w:cs="Calibri"/>
          <w:spacing w:val="1"/>
          <w:w w:val="105"/>
        </w:rPr>
        <w:t>p</w:t>
      </w:r>
      <w:r w:rsidRPr="002F1A5C">
        <w:rPr>
          <w:rFonts w:ascii="Calibri" w:eastAsia="Arial" w:hAnsi="Calibri" w:cs="Calibri"/>
          <w:w w:val="105"/>
        </w:rPr>
        <w:t>l</w:t>
      </w:r>
      <w:r w:rsidRPr="002F1A5C">
        <w:rPr>
          <w:rFonts w:ascii="Calibri" w:eastAsia="Arial" w:hAnsi="Calibri" w:cs="Calibri"/>
          <w:spacing w:val="1"/>
          <w:w w:val="105"/>
        </w:rPr>
        <w:t>e</w:t>
      </w:r>
      <w:r w:rsidRPr="002F1A5C">
        <w:rPr>
          <w:rFonts w:ascii="Calibri" w:eastAsia="Arial" w:hAnsi="Calibri" w:cs="Calibri"/>
          <w:w w:val="105"/>
        </w:rPr>
        <w:t>s</w:t>
      </w:r>
      <w:r w:rsidRPr="002F1A5C">
        <w:rPr>
          <w:rFonts w:ascii="Calibri" w:eastAsia="Arial" w:hAnsi="Calibri" w:cs="Calibri"/>
          <w:spacing w:val="-14"/>
          <w:w w:val="105"/>
        </w:rPr>
        <w:t xml:space="preserve"> </w:t>
      </w:r>
      <w:r w:rsidRPr="002F1A5C">
        <w:rPr>
          <w:rFonts w:ascii="Calibri" w:eastAsia="Arial" w:hAnsi="Calibri" w:cs="Calibri"/>
          <w:spacing w:val="1"/>
          <w:w w:val="105"/>
        </w:rPr>
        <w:t>t</w:t>
      </w:r>
      <w:r w:rsidRPr="002F1A5C">
        <w:rPr>
          <w:rFonts w:ascii="Calibri" w:eastAsia="Arial" w:hAnsi="Calibri" w:cs="Calibri"/>
          <w:w w:val="105"/>
        </w:rPr>
        <w:t>o</w:t>
      </w:r>
      <w:r w:rsidRPr="002F1A5C">
        <w:rPr>
          <w:rFonts w:ascii="Calibri" w:eastAsia="Arial" w:hAnsi="Calibri" w:cs="Calibri"/>
          <w:spacing w:val="-14"/>
          <w:w w:val="105"/>
        </w:rPr>
        <w:t xml:space="preserve"> </w:t>
      </w:r>
      <w:r w:rsidRPr="002F1A5C">
        <w:rPr>
          <w:rFonts w:ascii="Calibri" w:eastAsia="Arial" w:hAnsi="Calibri" w:cs="Calibri"/>
          <w:spacing w:val="1"/>
          <w:w w:val="105"/>
        </w:rPr>
        <w:t>th</w:t>
      </w:r>
      <w:r w:rsidRPr="002F1A5C">
        <w:rPr>
          <w:rFonts w:ascii="Calibri" w:eastAsia="Arial" w:hAnsi="Calibri" w:cs="Calibri"/>
          <w:w w:val="105"/>
        </w:rPr>
        <w:t>e</w:t>
      </w:r>
      <w:r w:rsidRPr="002F1A5C">
        <w:rPr>
          <w:rFonts w:ascii="Calibri" w:eastAsia="Arial" w:hAnsi="Calibri" w:cs="Calibri"/>
          <w:spacing w:val="-13"/>
          <w:w w:val="105"/>
        </w:rPr>
        <w:t xml:space="preserve"> </w:t>
      </w:r>
      <w:r w:rsidRPr="002F1A5C">
        <w:rPr>
          <w:rFonts w:ascii="Calibri" w:eastAsia="Arial" w:hAnsi="Calibri" w:cs="Calibri"/>
          <w:spacing w:val="1"/>
          <w:w w:val="105"/>
        </w:rPr>
        <w:t>herbar</w:t>
      </w:r>
      <w:r w:rsidRPr="002F1A5C">
        <w:rPr>
          <w:rFonts w:ascii="Calibri" w:eastAsia="Arial" w:hAnsi="Calibri" w:cs="Calibri"/>
          <w:w w:val="105"/>
        </w:rPr>
        <w:t>i</w:t>
      </w:r>
      <w:r w:rsidRPr="002F1A5C">
        <w:rPr>
          <w:rFonts w:ascii="Calibri" w:eastAsia="Arial" w:hAnsi="Calibri" w:cs="Calibri"/>
          <w:spacing w:val="1"/>
          <w:w w:val="105"/>
        </w:rPr>
        <w:t>u</w:t>
      </w:r>
      <w:r w:rsidRPr="002F1A5C">
        <w:rPr>
          <w:rFonts w:ascii="Calibri" w:eastAsia="Arial" w:hAnsi="Calibri" w:cs="Calibri"/>
          <w:spacing w:val="2"/>
          <w:w w:val="105"/>
        </w:rPr>
        <w:t>m</w:t>
      </w:r>
    </w:p>
    <w:p w14:paraId="6F07D5AF" w14:textId="77777777" w:rsidR="002F1A5C" w:rsidRPr="002F1A5C" w:rsidRDefault="002F1A5C" w:rsidP="00872CD0">
      <w:pPr>
        <w:widowControl w:val="0"/>
        <w:pBdr>
          <w:bottom w:val="single" w:sz="8" w:space="1" w:color="auto"/>
        </w:pBdr>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LEADERSHIP &amp; TEACHING EXPERIENCE</w:t>
      </w:r>
    </w:p>
    <w:p w14:paraId="1A9D9708" w14:textId="46261917" w:rsidR="002F1A5C" w:rsidRPr="002F1A5C" w:rsidRDefault="002F1A5C" w:rsidP="00EA742C">
      <w:pPr>
        <w:widowControl w:val="0"/>
        <w:spacing w:before="12"/>
        <w:jc w:val="both"/>
        <w:outlineLvl w:val="1"/>
        <w:rPr>
          <w:rFonts w:eastAsia="Arial" w:cstheme="minorHAnsi"/>
          <w:b/>
          <w:bCs/>
          <w:w w:val="105"/>
        </w:rPr>
      </w:pPr>
      <w:r w:rsidRPr="002F1A5C">
        <w:rPr>
          <w:rFonts w:eastAsia="Arial" w:cstheme="minorHAnsi"/>
          <w:b/>
          <w:bCs/>
          <w:w w:val="105"/>
        </w:rPr>
        <w:t xml:space="preserve">Guest Lecturer                                </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FE3EF6" w:rsidRPr="00036E2D">
        <w:rPr>
          <w:rFonts w:eastAsia="Arial" w:cstheme="minorHAnsi"/>
          <w:b/>
          <w:bCs/>
          <w:w w:val="105"/>
        </w:rPr>
        <w:t xml:space="preserve">      </w:t>
      </w:r>
      <w:r w:rsidR="00036E2D">
        <w:rPr>
          <w:rFonts w:eastAsia="Arial" w:cstheme="minorHAnsi"/>
          <w:b/>
          <w:bCs/>
          <w:w w:val="105"/>
        </w:rPr>
        <w:t xml:space="preserve"> </w:t>
      </w:r>
      <w:r w:rsidR="00FE3EF6" w:rsidRPr="00036E2D">
        <w:rPr>
          <w:rFonts w:eastAsia="Arial" w:cstheme="minorHAnsi"/>
          <w:b/>
          <w:bCs/>
          <w:w w:val="105"/>
        </w:rPr>
        <w:t xml:space="preserve"> </w:t>
      </w:r>
      <w:r w:rsidR="00FE3EF6" w:rsidRPr="00036E2D">
        <w:rPr>
          <w:rFonts w:eastAsia="Arial" w:cstheme="minorHAnsi"/>
          <w:w w:val="105"/>
        </w:rPr>
        <w:t>J</w:t>
      </w:r>
      <w:r w:rsidRPr="002F1A5C">
        <w:rPr>
          <w:rFonts w:eastAsia="Arial" w:cstheme="minorHAnsi"/>
          <w:w w:val="105"/>
        </w:rPr>
        <w:t>uly 2020</w:t>
      </w:r>
    </w:p>
    <w:p w14:paraId="2AB7DC82" w14:textId="6CBB3EC2" w:rsidR="002F1A5C" w:rsidRPr="002F1A5C" w:rsidRDefault="002F1A5C" w:rsidP="00EA742C">
      <w:pPr>
        <w:widowControl w:val="0"/>
        <w:spacing w:before="12"/>
        <w:jc w:val="both"/>
        <w:outlineLvl w:val="1"/>
        <w:rPr>
          <w:rFonts w:eastAsia="Arial" w:cstheme="minorHAnsi"/>
          <w:w w:val="105"/>
        </w:rPr>
      </w:pPr>
      <w:r w:rsidRPr="002F1A5C">
        <w:rPr>
          <w:rFonts w:eastAsia="Arial" w:cstheme="minorHAnsi"/>
          <w:w w:val="105"/>
        </w:rPr>
        <w:t>Harvard Summer School</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FE3EF6" w:rsidRPr="00036E2D">
        <w:rPr>
          <w:rFonts w:eastAsia="Arial" w:cstheme="minorHAnsi"/>
          <w:w w:val="105"/>
        </w:rPr>
        <w:t xml:space="preserve">         </w:t>
      </w:r>
      <w:r w:rsidRPr="002F1A5C">
        <w:rPr>
          <w:rFonts w:eastAsia="Arial" w:cstheme="minorHAnsi"/>
          <w:w w:val="105"/>
        </w:rPr>
        <w:t>Cambridge, MA</w:t>
      </w:r>
    </w:p>
    <w:p w14:paraId="6A932F75" w14:textId="77777777" w:rsidR="002F1A5C" w:rsidRPr="002F1A5C" w:rsidRDefault="002F1A5C" w:rsidP="00EA742C">
      <w:pPr>
        <w:widowControl w:val="0"/>
        <w:spacing w:before="12"/>
        <w:jc w:val="both"/>
        <w:outlineLvl w:val="1"/>
        <w:rPr>
          <w:rFonts w:eastAsia="Arial" w:cstheme="minorHAnsi"/>
          <w:w w:val="105"/>
        </w:rPr>
      </w:pPr>
      <w:r w:rsidRPr="002F1A5C">
        <w:rPr>
          <w:rFonts w:eastAsia="Arial" w:cstheme="minorHAnsi"/>
          <w:i/>
          <w:iCs/>
          <w:w w:val="105"/>
        </w:rPr>
        <w:t>International Environmental Governance, Policy, and Social Justice</w:t>
      </w:r>
      <w:r w:rsidRPr="002F1A5C">
        <w:rPr>
          <w:rFonts w:eastAsia="Arial" w:cstheme="minorHAnsi"/>
          <w:w w:val="105"/>
        </w:rPr>
        <w:tab/>
        <w:t xml:space="preserve">                   </w:t>
      </w:r>
    </w:p>
    <w:p w14:paraId="2B90793E" w14:textId="77777777" w:rsidR="002F1A5C" w:rsidRPr="002F1A5C" w:rsidRDefault="002F1A5C" w:rsidP="00EA742C">
      <w:pPr>
        <w:widowControl w:val="0"/>
        <w:numPr>
          <w:ilvl w:val="0"/>
          <w:numId w:val="5"/>
        </w:numPr>
        <w:spacing w:before="12"/>
        <w:jc w:val="both"/>
        <w:outlineLvl w:val="1"/>
        <w:rPr>
          <w:rFonts w:eastAsia="Arial" w:cstheme="minorHAnsi"/>
          <w:i/>
          <w:iCs/>
          <w:w w:val="105"/>
        </w:rPr>
      </w:pPr>
      <w:r w:rsidRPr="002F1A5C">
        <w:rPr>
          <w:rFonts w:eastAsia="Arial" w:cstheme="minorHAnsi"/>
          <w:w w:val="105"/>
        </w:rPr>
        <w:t xml:space="preserve">Delivered 3 hour virtual lecture entitled </w:t>
      </w:r>
      <w:r w:rsidRPr="002F1A5C">
        <w:rPr>
          <w:rFonts w:eastAsia="Arial" w:cstheme="minorHAnsi"/>
          <w:i/>
          <w:iCs/>
          <w:w w:val="105"/>
        </w:rPr>
        <w:t xml:space="preserve">Phenology, Citizen Science and Climate Change </w:t>
      </w:r>
      <w:r w:rsidRPr="002F1A5C">
        <w:rPr>
          <w:rFonts w:eastAsia="Arial" w:cstheme="minorHAnsi"/>
          <w:w w:val="105"/>
        </w:rPr>
        <w:t>to 30 students ranging from high schoolers to professionals</w:t>
      </w:r>
    </w:p>
    <w:p w14:paraId="6087FBEA" w14:textId="77777777" w:rsidR="002F1A5C" w:rsidRPr="002F1A5C" w:rsidRDefault="002F1A5C" w:rsidP="00EA742C">
      <w:pPr>
        <w:widowControl w:val="0"/>
        <w:numPr>
          <w:ilvl w:val="0"/>
          <w:numId w:val="5"/>
        </w:numPr>
        <w:spacing w:before="12"/>
        <w:jc w:val="both"/>
        <w:outlineLvl w:val="1"/>
        <w:rPr>
          <w:rFonts w:eastAsia="Arial" w:cstheme="minorHAnsi"/>
          <w:i/>
          <w:iCs/>
          <w:w w:val="105"/>
        </w:rPr>
      </w:pPr>
      <w:r w:rsidRPr="002F1A5C">
        <w:rPr>
          <w:rFonts w:eastAsia="Arial" w:cstheme="minorHAnsi"/>
          <w:w w:val="105"/>
        </w:rPr>
        <w:t xml:space="preserve">Co-delivered 3 hour virtual lecture on </w:t>
      </w:r>
      <w:r w:rsidRPr="002F1A5C">
        <w:rPr>
          <w:rFonts w:eastAsia="Arial" w:cstheme="minorHAnsi"/>
          <w:i/>
          <w:iCs/>
          <w:w w:val="105"/>
        </w:rPr>
        <w:t xml:space="preserve">Conservation Management, Human-Wildlife Conflict and Foreign Affairs </w:t>
      </w:r>
      <w:r w:rsidRPr="002F1A5C">
        <w:rPr>
          <w:rFonts w:eastAsia="Arial" w:cstheme="minorHAnsi"/>
          <w:w w:val="105"/>
        </w:rPr>
        <w:t>with international colleague</w:t>
      </w:r>
    </w:p>
    <w:p w14:paraId="5BD82948" w14:textId="2EF739F3" w:rsidR="002F1A5C" w:rsidRPr="002F1A5C" w:rsidRDefault="002F1A5C" w:rsidP="00EA742C">
      <w:pPr>
        <w:widowControl w:val="0"/>
        <w:spacing w:before="12"/>
        <w:jc w:val="both"/>
        <w:outlineLvl w:val="1"/>
        <w:rPr>
          <w:rFonts w:eastAsia="Arial" w:cstheme="minorHAnsi"/>
          <w:b/>
          <w:bCs/>
          <w:w w:val="105"/>
        </w:rPr>
      </w:pPr>
      <w:r w:rsidRPr="002F1A5C">
        <w:rPr>
          <w:rFonts w:eastAsia="Arial" w:cstheme="minorHAnsi"/>
          <w:b/>
          <w:bCs/>
          <w:w w:val="105"/>
        </w:rPr>
        <w:t>Teaching Fellow</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FE3EF6" w:rsidRPr="00036E2D">
        <w:rPr>
          <w:rFonts w:eastAsia="Arial" w:cstheme="minorHAnsi"/>
          <w:b/>
          <w:bCs/>
          <w:w w:val="105"/>
        </w:rPr>
        <w:t xml:space="preserve">                             </w:t>
      </w:r>
      <w:r w:rsidR="00036E2D">
        <w:rPr>
          <w:rFonts w:eastAsia="Arial" w:cstheme="minorHAnsi"/>
          <w:b/>
          <w:bCs/>
          <w:w w:val="105"/>
        </w:rPr>
        <w:t xml:space="preserve">  </w:t>
      </w:r>
      <w:r w:rsidRPr="002F1A5C">
        <w:rPr>
          <w:rFonts w:eastAsia="Arial" w:cstheme="minorHAnsi"/>
          <w:bCs/>
          <w:w w:val="105"/>
        </w:rPr>
        <w:t>Fall 2018-Present</w:t>
      </w:r>
    </w:p>
    <w:p w14:paraId="0EB490DE" w14:textId="5BE0A817" w:rsidR="002F1A5C" w:rsidRPr="002F1A5C" w:rsidRDefault="002F1A5C" w:rsidP="00EA742C">
      <w:pPr>
        <w:widowControl w:val="0"/>
        <w:spacing w:before="12"/>
        <w:jc w:val="both"/>
        <w:outlineLvl w:val="1"/>
        <w:rPr>
          <w:rFonts w:eastAsia="Arial" w:cstheme="minorHAnsi"/>
          <w:w w:val="105"/>
        </w:rPr>
      </w:pPr>
      <w:r w:rsidRPr="002F1A5C">
        <w:rPr>
          <w:rFonts w:eastAsia="Arial" w:cstheme="minorHAnsi"/>
          <w:w w:val="105"/>
        </w:rPr>
        <w:t xml:space="preserve">Harvard University </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FE3EF6" w:rsidRPr="00036E2D">
        <w:rPr>
          <w:rFonts w:eastAsia="Arial" w:cstheme="minorHAnsi"/>
          <w:w w:val="105"/>
        </w:rPr>
        <w:t xml:space="preserve">        </w:t>
      </w:r>
      <w:r w:rsidR="00036E2D">
        <w:rPr>
          <w:rFonts w:eastAsia="Arial" w:cstheme="minorHAnsi"/>
          <w:w w:val="105"/>
        </w:rPr>
        <w:t xml:space="preserve"> </w:t>
      </w:r>
      <w:r w:rsidRPr="002F1A5C">
        <w:rPr>
          <w:rFonts w:eastAsia="Arial" w:cstheme="minorHAnsi"/>
          <w:w w:val="105"/>
        </w:rPr>
        <w:t>Cambridge, MA</w:t>
      </w:r>
    </w:p>
    <w:p w14:paraId="402642BB" w14:textId="77777777" w:rsidR="002F1A5C" w:rsidRPr="002F1A5C" w:rsidRDefault="002F1A5C" w:rsidP="00EA742C">
      <w:pPr>
        <w:widowControl w:val="0"/>
        <w:numPr>
          <w:ilvl w:val="0"/>
          <w:numId w:val="6"/>
        </w:numPr>
        <w:spacing w:before="12"/>
        <w:jc w:val="both"/>
        <w:outlineLvl w:val="1"/>
        <w:rPr>
          <w:rFonts w:eastAsia="Arial" w:cstheme="minorHAnsi"/>
          <w:bCs/>
          <w:w w:val="105"/>
        </w:rPr>
      </w:pPr>
      <w:r w:rsidRPr="002F1A5C">
        <w:rPr>
          <w:rFonts w:eastAsia="Arial" w:cstheme="minorHAnsi"/>
          <w:bCs/>
          <w:w w:val="105"/>
        </w:rPr>
        <w:t>Guide 18 first year PhD students on time management, teaching, grant writing and public outreach</w:t>
      </w:r>
    </w:p>
    <w:p w14:paraId="16DACE9C" w14:textId="77777777" w:rsidR="002F1A5C" w:rsidRPr="002F1A5C" w:rsidRDefault="002F1A5C" w:rsidP="00EA742C">
      <w:pPr>
        <w:widowControl w:val="0"/>
        <w:numPr>
          <w:ilvl w:val="0"/>
          <w:numId w:val="6"/>
        </w:numPr>
        <w:spacing w:before="12"/>
        <w:jc w:val="both"/>
        <w:outlineLvl w:val="1"/>
        <w:rPr>
          <w:rFonts w:eastAsia="Arial" w:cstheme="minorHAnsi"/>
          <w:bCs/>
          <w:w w:val="105"/>
        </w:rPr>
      </w:pPr>
      <w:r w:rsidRPr="002F1A5C">
        <w:rPr>
          <w:rFonts w:eastAsia="Arial" w:cstheme="minorHAnsi"/>
          <w:bCs/>
          <w:w w:val="105"/>
        </w:rPr>
        <w:t xml:space="preserve">Led weekly discussion section and laboratory sessions virtually to 16 students in topics on Introduction to Organismic and Evolutionary Biology </w:t>
      </w:r>
      <w:r w:rsidRPr="002F1A5C">
        <w:rPr>
          <w:rFonts w:eastAsia="Arial" w:cstheme="minorHAnsi"/>
          <w:bCs/>
          <w:w w:val="105"/>
        </w:rPr>
        <w:tab/>
      </w:r>
    </w:p>
    <w:p w14:paraId="633505DF" w14:textId="3EABA2F3" w:rsidR="002F1A5C" w:rsidRPr="002F1A5C" w:rsidRDefault="002F1A5C" w:rsidP="00EA742C">
      <w:pPr>
        <w:widowControl w:val="0"/>
        <w:numPr>
          <w:ilvl w:val="0"/>
          <w:numId w:val="6"/>
        </w:numPr>
        <w:spacing w:before="12"/>
        <w:jc w:val="both"/>
        <w:outlineLvl w:val="1"/>
        <w:rPr>
          <w:rFonts w:eastAsia="Arial" w:cstheme="minorHAnsi"/>
          <w:bCs/>
          <w:w w:val="105"/>
        </w:rPr>
      </w:pPr>
      <w:r w:rsidRPr="002F1A5C">
        <w:rPr>
          <w:rFonts w:eastAsia="Arial" w:cstheme="minorHAnsi"/>
          <w:bCs/>
          <w:w w:val="105"/>
        </w:rPr>
        <w:t>Advised 15 students in laboratory sessions on topics in Biology of Plants</w:t>
      </w:r>
    </w:p>
    <w:p w14:paraId="042F15A1" w14:textId="77777777" w:rsidR="002F1A5C" w:rsidRPr="002F1A5C" w:rsidRDefault="002F1A5C" w:rsidP="00EA742C">
      <w:pPr>
        <w:widowControl w:val="0"/>
        <w:numPr>
          <w:ilvl w:val="0"/>
          <w:numId w:val="6"/>
        </w:numPr>
        <w:spacing w:before="12"/>
        <w:jc w:val="both"/>
        <w:outlineLvl w:val="1"/>
        <w:rPr>
          <w:rFonts w:eastAsia="Arial" w:cstheme="minorHAnsi"/>
          <w:bCs/>
          <w:w w:val="105"/>
        </w:rPr>
      </w:pPr>
      <w:r w:rsidRPr="002F1A5C">
        <w:rPr>
          <w:rFonts w:eastAsia="Arial" w:cstheme="minorHAnsi"/>
          <w:bCs/>
          <w:w w:val="105"/>
        </w:rPr>
        <w:t xml:space="preserve">Assisted in teaching 30 students in topics of evolution and the history of evolutionary theory </w:t>
      </w:r>
    </w:p>
    <w:p w14:paraId="1D5D7E42" w14:textId="77777777" w:rsidR="002F1A5C" w:rsidRPr="002F1A5C" w:rsidRDefault="002F1A5C" w:rsidP="00EA742C">
      <w:pPr>
        <w:widowControl w:val="0"/>
        <w:numPr>
          <w:ilvl w:val="0"/>
          <w:numId w:val="6"/>
        </w:numPr>
        <w:spacing w:before="12"/>
        <w:jc w:val="both"/>
        <w:outlineLvl w:val="1"/>
        <w:rPr>
          <w:rFonts w:eastAsia="Arial" w:cstheme="minorHAnsi"/>
          <w:bCs/>
          <w:w w:val="105"/>
        </w:rPr>
      </w:pPr>
      <w:r w:rsidRPr="002F1A5C">
        <w:rPr>
          <w:rFonts w:eastAsia="Arial" w:cstheme="minorHAnsi"/>
          <w:bCs/>
          <w:w w:val="105"/>
        </w:rPr>
        <w:t>Supervised students in final projects and reports, graded assignments and exams</w:t>
      </w:r>
    </w:p>
    <w:p w14:paraId="26C1695E" w14:textId="50399A58" w:rsidR="002F1A5C" w:rsidRPr="002F1A5C" w:rsidRDefault="002F1A5C" w:rsidP="00EA742C">
      <w:pPr>
        <w:widowControl w:val="0"/>
        <w:spacing w:before="12"/>
        <w:jc w:val="both"/>
        <w:outlineLvl w:val="1"/>
        <w:rPr>
          <w:rFonts w:eastAsia="Arial" w:cstheme="minorHAnsi"/>
          <w:w w:val="105"/>
        </w:rPr>
      </w:pPr>
      <w:r w:rsidRPr="002F1A5C">
        <w:rPr>
          <w:rFonts w:eastAsia="Arial" w:cstheme="minorHAnsi"/>
          <w:b/>
          <w:bCs/>
          <w:w w:val="105"/>
        </w:rPr>
        <w:t>Mentor</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D90549" w:rsidRPr="00036E2D">
        <w:rPr>
          <w:rFonts w:eastAsia="Arial" w:cstheme="minorHAnsi"/>
          <w:b/>
          <w:bCs/>
          <w:w w:val="105"/>
        </w:rPr>
        <w:t xml:space="preserve">       </w:t>
      </w:r>
      <w:r w:rsidR="00036E2D">
        <w:rPr>
          <w:rFonts w:eastAsia="Arial" w:cstheme="minorHAnsi"/>
          <w:b/>
          <w:bCs/>
          <w:w w:val="105"/>
        </w:rPr>
        <w:t xml:space="preserve"> </w:t>
      </w:r>
      <w:r w:rsidRPr="002F1A5C">
        <w:rPr>
          <w:rFonts w:eastAsia="Arial" w:cstheme="minorHAnsi"/>
          <w:w w:val="105"/>
        </w:rPr>
        <w:t>May 2019-August 2019</w:t>
      </w:r>
    </w:p>
    <w:p w14:paraId="64F4083F" w14:textId="470D4F7D" w:rsidR="002F1A5C" w:rsidRPr="002F1A5C" w:rsidRDefault="002F1A5C" w:rsidP="00EA742C">
      <w:pPr>
        <w:widowControl w:val="0"/>
        <w:spacing w:before="12"/>
        <w:jc w:val="both"/>
        <w:outlineLvl w:val="1"/>
        <w:rPr>
          <w:rFonts w:eastAsia="Arial" w:cstheme="minorHAnsi"/>
          <w:w w:val="105"/>
        </w:rPr>
      </w:pPr>
      <w:r w:rsidRPr="002F1A5C">
        <w:rPr>
          <w:rFonts w:eastAsia="Arial" w:cstheme="minorHAnsi"/>
          <w:w w:val="105"/>
        </w:rPr>
        <w:t>Harvard University – Arnold Arboretum</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D90549" w:rsidRPr="00036E2D">
        <w:rPr>
          <w:rFonts w:eastAsia="Arial" w:cstheme="minorHAnsi"/>
          <w:w w:val="105"/>
        </w:rPr>
        <w:t xml:space="preserve">   </w:t>
      </w:r>
      <w:r w:rsidR="00036E2D">
        <w:rPr>
          <w:rFonts w:eastAsia="Arial" w:cstheme="minorHAnsi"/>
          <w:w w:val="105"/>
        </w:rPr>
        <w:t xml:space="preserve"> </w:t>
      </w:r>
      <w:r w:rsidRPr="002F1A5C">
        <w:rPr>
          <w:rFonts w:eastAsia="Arial" w:cstheme="minorHAnsi"/>
          <w:w w:val="105"/>
        </w:rPr>
        <w:t>Boston, MA</w:t>
      </w:r>
    </w:p>
    <w:p w14:paraId="00ED5592" w14:textId="718B64F9" w:rsidR="002F1A5C" w:rsidRPr="002F1A5C" w:rsidRDefault="002F1A5C" w:rsidP="00EA742C">
      <w:pPr>
        <w:widowControl w:val="0"/>
        <w:numPr>
          <w:ilvl w:val="0"/>
          <w:numId w:val="7"/>
        </w:numPr>
        <w:spacing w:before="12"/>
        <w:jc w:val="both"/>
        <w:outlineLvl w:val="1"/>
        <w:rPr>
          <w:rFonts w:eastAsia="Arial" w:cstheme="minorHAnsi"/>
          <w:w w:val="105"/>
        </w:rPr>
      </w:pPr>
      <w:r w:rsidRPr="002F1A5C">
        <w:rPr>
          <w:rFonts w:eastAsia="Arial" w:cstheme="minorHAnsi"/>
          <w:w w:val="105"/>
        </w:rPr>
        <w:t>Mentored 2 students on different research projects through 2 different</w:t>
      </w:r>
      <w:r w:rsidR="00D90549" w:rsidRPr="00036E2D">
        <w:rPr>
          <w:rFonts w:eastAsia="Arial" w:cstheme="minorHAnsi"/>
          <w:w w:val="105"/>
        </w:rPr>
        <w:t xml:space="preserve"> </w:t>
      </w:r>
      <w:r w:rsidRPr="002F1A5C">
        <w:rPr>
          <w:rFonts w:eastAsia="Arial" w:cstheme="minorHAnsi"/>
          <w:w w:val="105"/>
        </w:rPr>
        <w:t>programs</w:t>
      </w:r>
    </w:p>
    <w:p w14:paraId="2BF87F1B" w14:textId="77777777" w:rsidR="002F1A5C" w:rsidRPr="002F1A5C" w:rsidRDefault="002F1A5C" w:rsidP="00EA742C">
      <w:pPr>
        <w:widowControl w:val="0"/>
        <w:numPr>
          <w:ilvl w:val="0"/>
          <w:numId w:val="7"/>
        </w:numPr>
        <w:spacing w:before="12"/>
        <w:jc w:val="both"/>
        <w:outlineLvl w:val="1"/>
        <w:rPr>
          <w:rFonts w:eastAsia="MS Mincho" w:cstheme="minorHAnsi"/>
          <w:bCs/>
          <w:w w:val="105"/>
        </w:rPr>
      </w:pPr>
      <w:r w:rsidRPr="002F1A5C">
        <w:rPr>
          <w:rFonts w:eastAsia="Arial" w:cstheme="minorHAnsi"/>
          <w:w w:val="105"/>
        </w:rPr>
        <w:t>Met weekly to advise students on experimental design, literature reviews, statistical analyses and presenting results</w:t>
      </w:r>
    </w:p>
    <w:p w14:paraId="77310A12" w14:textId="5F8861E2" w:rsidR="002F1A5C" w:rsidRPr="002F1A5C" w:rsidRDefault="002F1A5C" w:rsidP="00EA742C">
      <w:pPr>
        <w:widowControl w:val="0"/>
        <w:spacing w:before="12"/>
        <w:jc w:val="both"/>
        <w:outlineLvl w:val="1"/>
        <w:rPr>
          <w:rFonts w:eastAsia="Arial" w:cstheme="minorHAnsi"/>
          <w:b/>
          <w:bCs/>
          <w:w w:val="105"/>
        </w:rPr>
      </w:pPr>
      <w:r w:rsidRPr="002F1A5C">
        <w:rPr>
          <w:rFonts w:eastAsia="Arial" w:cstheme="minorHAnsi"/>
          <w:b/>
          <w:bCs/>
          <w:w w:val="105"/>
        </w:rPr>
        <w:t xml:space="preserve">Teaching Assistant </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D90549" w:rsidRPr="00036E2D">
        <w:rPr>
          <w:rFonts w:eastAsia="Arial" w:cstheme="minorHAnsi"/>
          <w:b/>
          <w:bCs/>
          <w:w w:val="105"/>
        </w:rPr>
        <w:t xml:space="preserve">                 </w:t>
      </w:r>
      <w:r w:rsidR="00036E2D">
        <w:rPr>
          <w:rFonts w:eastAsia="Arial" w:cstheme="minorHAnsi"/>
          <w:b/>
          <w:bCs/>
          <w:w w:val="105"/>
        </w:rPr>
        <w:t xml:space="preserve">  </w:t>
      </w:r>
      <w:r w:rsidRPr="002F1A5C">
        <w:rPr>
          <w:rFonts w:eastAsia="MS Mincho" w:cstheme="minorHAnsi"/>
          <w:bCs/>
          <w:w w:val="105"/>
        </w:rPr>
        <w:t>April 2016</w:t>
      </w:r>
    </w:p>
    <w:p w14:paraId="2F5C4306" w14:textId="282A55C9" w:rsidR="002F1A5C" w:rsidRPr="002F1A5C" w:rsidRDefault="002F1A5C" w:rsidP="00EA742C">
      <w:pPr>
        <w:widowControl w:val="0"/>
        <w:spacing w:before="12"/>
        <w:jc w:val="both"/>
        <w:outlineLvl w:val="1"/>
        <w:rPr>
          <w:rFonts w:eastAsia="MS Mincho" w:cstheme="minorHAnsi"/>
          <w:bCs/>
          <w:w w:val="105"/>
        </w:rPr>
      </w:pPr>
      <w:r w:rsidRPr="002F1A5C">
        <w:rPr>
          <w:rFonts w:eastAsia="Arial" w:cstheme="minorHAnsi"/>
          <w:w w:val="105"/>
        </w:rPr>
        <w:t xml:space="preserve">Trinity College Dublin </w:t>
      </w:r>
      <w:r w:rsidRPr="002F1A5C">
        <w:rPr>
          <w:rFonts w:eastAsia="Arial" w:cstheme="minorHAnsi"/>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036E2D">
        <w:rPr>
          <w:rFonts w:eastAsia="Arial" w:cstheme="minorHAnsi"/>
          <w:b/>
          <w:bCs/>
          <w:w w:val="105"/>
        </w:rPr>
        <w:t xml:space="preserve">          </w:t>
      </w:r>
      <w:r w:rsidRPr="002F1A5C">
        <w:rPr>
          <w:rFonts w:eastAsia="Arial" w:cstheme="minorHAnsi"/>
          <w:w w:val="105"/>
        </w:rPr>
        <w:t>Limpopo,</w:t>
      </w:r>
      <w:r w:rsidRPr="002F1A5C">
        <w:rPr>
          <w:rFonts w:eastAsia="Arial" w:cstheme="minorHAnsi"/>
          <w:b/>
          <w:bCs/>
          <w:w w:val="105"/>
        </w:rPr>
        <w:t xml:space="preserve"> </w:t>
      </w:r>
      <w:r w:rsidRPr="002F1A5C">
        <w:rPr>
          <w:rFonts w:eastAsia="Arial" w:cstheme="minorHAnsi"/>
          <w:w w:val="105"/>
        </w:rPr>
        <w:t>South Africa</w:t>
      </w:r>
      <w:r w:rsidRPr="002F1A5C">
        <w:rPr>
          <w:rFonts w:eastAsia="MS Mincho" w:cstheme="minorHAnsi"/>
          <w:b/>
          <w:bCs/>
          <w:w w:val="105"/>
        </w:rPr>
        <w:t xml:space="preserve"> </w:t>
      </w:r>
    </w:p>
    <w:p w14:paraId="0183FD66" w14:textId="77777777" w:rsidR="002F1A5C" w:rsidRPr="002F1A5C" w:rsidRDefault="002F1A5C" w:rsidP="00EA742C">
      <w:pPr>
        <w:widowControl w:val="0"/>
        <w:numPr>
          <w:ilvl w:val="0"/>
          <w:numId w:val="8"/>
        </w:numPr>
        <w:tabs>
          <w:tab w:val="left" w:pos="839"/>
        </w:tabs>
        <w:spacing w:before="10" w:line="244" w:lineRule="auto"/>
        <w:jc w:val="both"/>
        <w:rPr>
          <w:rFonts w:eastAsia="Arial" w:cstheme="minorHAnsi"/>
        </w:rPr>
      </w:pPr>
      <w:r w:rsidRPr="002F1A5C">
        <w:rPr>
          <w:rFonts w:eastAsia="Calibri" w:cstheme="minorHAnsi"/>
          <w:w w:val="105"/>
        </w:rPr>
        <w:t>Guided 16 Masters students in Field Skills in Conservation</w:t>
      </w:r>
    </w:p>
    <w:p w14:paraId="2201A106" w14:textId="666A8564" w:rsidR="00036E2D" w:rsidRPr="00872CD0" w:rsidRDefault="002F1A5C" w:rsidP="00EA742C">
      <w:pPr>
        <w:widowControl w:val="0"/>
        <w:numPr>
          <w:ilvl w:val="0"/>
          <w:numId w:val="8"/>
        </w:numPr>
        <w:tabs>
          <w:tab w:val="left" w:pos="839"/>
        </w:tabs>
        <w:spacing w:before="10" w:line="244" w:lineRule="auto"/>
        <w:jc w:val="both"/>
        <w:rPr>
          <w:rFonts w:eastAsia="Arial" w:cstheme="minorHAnsi"/>
        </w:rPr>
      </w:pPr>
      <w:r w:rsidRPr="002F1A5C">
        <w:rPr>
          <w:rFonts w:eastAsia="Calibri" w:cstheme="minorHAnsi"/>
          <w:w w:val="105"/>
        </w:rPr>
        <w:t>Instructed students how to use dichotomous keys, run field surveys and assess management techniques at 2 conservation reserves</w:t>
      </w:r>
    </w:p>
    <w:p w14:paraId="7F32DA31" w14:textId="77777777" w:rsidR="002F1A5C" w:rsidRPr="002F1A5C" w:rsidRDefault="002F1A5C" w:rsidP="00872CD0">
      <w:pPr>
        <w:widowControl w:val="0"/>
        <w:pBdr>
          <w:bottom w:val="single" w:sz="8" w:space="1" w:color="auto"/>
        </w:pBdr>
        <w:spacing w:before="16"/>
        <w:ind w:right="-10"/>
        <w:jc w:val="center"/>
        <w:rPr>
          <w:rFonts w:ascii="Calibri" w:eastAsia="Arial" w:hAnsi="Calibri" w:cs="Calibri"/>
          <w:b/>
          <w:sz w:val="28"/>
          <w:szCs w:val="28"/>
        </w:rPr>
      </w:pPr>
      <w:r w:rsidRPr="002F1A5C">
        <w:rPr>
          <w:rFonts w:ascii="Calibri" w:eastAsia="Arial" w:hAnsi="Calibri" w:cs="Calibri"/>
          <w:b/>
          <w:w w:val="105"/>
          <w:sz w:val="28"/>
          <w:szCs w:val="28"/>
        </w:rPr>
        <w:t>PUBLICATIONS</w:t>
      </w:r>
    </w:p>
    <w:p w14:paraId="5CE97CD0" w14:textId="77777777" w:rsidR="002F1A5C" w:rsidRPr="002F1A5C" w:rsidRDefault="002F1A5C" w:rsidP="00EA742C">
      <w:pPr>
        <w:widowControl w:val="0"/>
        <w:ind w:left="720" w:hanging="720"/>
        <w:jc w:val="both"/>
        <w:rPr>
          <w:rFonts w:ascii="Cambria" w:eastAsia="Calibri" w:hAnsi="Cambria" w:cs="Times New Roman"/>
          <w:i/>
          <w:iCs/>
        </w:rPr>
      </w:pPr>
      <w:r w:rsidRPr="002F1A5C">
        <w:rPr>
          <w:rFonts w:ascii="Cambria" w:eastAsia="Calibri" w:hAnsi="Cambria" w:cs="Times New Roman"/>
        </w:rPr>
        <w:t xml:space="preserve">Ettinger A. K., </w:t>
      </w:r>
      <w:proofErr w:type="spellStart"/>
      <w:r w:rsidRPr="002F1A5C">
        <w:rPr>
          <w:rFonts w:ascii="Cambria" w:eastAsia="Calibri" w:hAnsi="Cambria" w:cs="Times New Roman"/>
        </w:rPr>
        <w:t>Buonaiuto</w:t>
      </w:r>
      <w:proofErr w:type="spellEnd"/>
      <w:r w:rsidRPr="002F1A5C">
        <w:rPr>
          <w:rFonts w:ascii="Cambria" w:eastAsia="Calibri" w:hAnsi="Cambria" w:cs="Times New Roman"/>
        </w:rPr>
        <w:t xml:space="preserve"> D.M., </w:t>
      </w:r>
      <w:r w:rsidRPr="002F1A5C">
        <w:rPr>
          <w:rFonts w:ascii="Cambria" w:eastAsia="Calibri" w:hAnsi="Cambria" w:cs="Times New Roman"/>
          <w:b/>
          <w:bCs/>
        </w:rPr>
        <w:t>Chamberlain</w:t>
      </w:r>
      <w:r w:rsidRPr="002F1A5C">
        <w:rPr>
          <w:rFonts w:ascii="Cambria" w:eastAsia="Calibri" w:hAnsi="Cambria" w:cs="Times New Roman"/>
        </w:rPr>
        <w:t xml:space="preserve"> </w:t>
      </w:r>
      <w:r w:rsidRPr="002F1A5C">
        <w:rPr>
          <w:rFonts w:ascii="Cambria" w:eastAsia="Calibri" w:hAnsi="Cambria" w:cs="Times New Roman"/>
          <w:b/>
          <w:bCs/>
        </w:rPr>
        <w:t>C. J.</w:t>
      </w:r>
      <w:r w:rsidRPr="002F1A5C">
        <w:rPr>
          <w:rFonts w:ascii="Cambria" w:eastAsia="Calibri" w:hAnsi="Cambria" w:cs="Times New Roman"/>
        </w:rPr>
        <w:t xml:space="preserve">, Morales-Castilla I. &amp; </w:t>
      </w:r>
      <w:proofErr w:type="spellStart"/>
      <w:r w:rsidRPr="002F1A5C">
        <w:rPr>
          <w:rFonts w:ascii="Cambria" w:eastAsia="Calibri" w:hAnsi="Cambria" w:cs="Times New Roman"/>
        </w:rPr>
        <w:t>Wolkovich</w:t>
      </w:r>
      <w:proofErr w:type="spellEnd"/>
      <w:r w:rsidRPr="002F1A5C">
        <w:rPr>
          <w:rFonts w:ascii="Cambria" w:eastAsia="Calibri" w:hAnsi="Cambria" w:cs="Times New Roman"/>
        </w:rPr>
        <w:t xml:space="preserve"> E.M. 2020.</w:t>
      </w:r>
      <w:r w:rsidRPr="002F1A5C">
        <w:rPr>
          <w:rFonts w:ascii="Cambria" w:eastAsia="Calibri" w:hAnsi="Cambria" w:cs="Times New Roman"/>
          <w:i/>
          <w:iCs/>
        </w:rPr>
        <w:t xml:space="preserve"> </w:t>
      </w:r>
      <w:r w:rsidRPr="002F1A5C">
        <w:rPr>
          <w:rFonts w:ascii="Cambria" w:eastAsia="Calibri" w:hAnsi="Cambria" w:cs="Times New Roman"/>
        </w:rPr>
        <w:lastRenderedPageBreak/>
        <w:t xml:space="preserve">Spatial and temporal shifts in photoperiod with climate change. </w:t>
      </w:r>
      <w:r w:rsidRPr="002F1A5C">
        <w:rPr>
          <w:rFonts w:ascii="Cambria" w:eastAsia="Calibri" w:hAnsi="Cambria" w:cs="Times New Roman"/>
          <w:i/>
          <w:iCs/>
        </w:rPr>
        <w:t>New Phytologist.</w:t>
      </w:r>
    </w:p>
    <w:p w14:paraId="046630E0" w14:textId="77777777" w:rsidR="002F1A5C" w:rsidRPr="002F1A5C" w:rsidRDefault="002F1A5C" w:rsidP="00EA742C">
      <w:pPr>
        <w:widowControl w:val="0"/>
        <w:ind w:left="720" w:hanging="720"/>
        <w:jc w:val="both"/>
        <w:rPr>
          <w:rFonts w:ascii="Calibri" w:eastAsia="Calibri" w:hAnsi="Calibri" w:cs="Calibri"/>
          <w:i/>
          <w:iCs/>
        </w:rPr>
      </w:pPr>
      <w:r w:rsidRPr="002F1A5C">
        <w:rPr>
          <w:rFonts w:ascii="Calibri" w:eastAsia="Calibri" w:hAnsi="Calibri" w:cs="Calibri"/>
          <w:b/>
        </w:rPr>
        <w:t>Chamberlain C. J.,</w:t>
      </w:r>
      <w:r w:rsidRPr="002F1A5C">
        <w:rPr>
          <w:rFonts w:ascii="Calibri" w:eastAsia="Calibri" w:hAnsi="Calibri" w:cs="Calibri"/>
        </w:rPr>
        <w:t xml:space="preserve"> Cook B. I., Morales-Castilla I.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2020. Climate change reshapes the drivers of false spring risk across European trees. </w:t>
      </w:r>
      <w:r w:rsidRPr="002F1A5C">
        <w:rPr>
          <w:rFonts w:ascii="Calibri" w:eastAsia="Calibri" w:hAnsi="Calibri" w:cs="Calibri"/>
          <w:i/>
          <w:iCs/>
        </w:rPr>
        <w:t>New Phytologist</w:t>
      </w:r>
    </w:p>
    <w:p w14:paraId="5F6DB7C5" w14:textId="77777777" w:rsidR="002F1A5C" w:rsidRPr="002F1A5C" w:rsidRDefault="002F1A5C" w:rsidP="00EA742C">
      <w:pPr>
        <w:widowControl w:val="0"/>
        <w:ind w:left="720" w:hanging="720"/>
        <w:jc w:val="both"/>
        <w:rPr>
          <w:rFonts w:ascii="Calibri" w:eastAsia="Times New Roman" w:hAnsi="Calibri" w:cs="Calibri"/>
          <w:color w:val="222222"/>
          <w:shd w:val="clear" w:color="auto" w:fill="FFFFFF"/>
        </w:rPr>
      </w:pPr>
      <w:r w:rsidRPr="002F1A5C">
        <w:rPr>
          <w:rFonts w:ascii="Calibri" w:eastAsia="Calibri" w:hAnsi="Calibri" w:cs="Calibri"/>
        </w:rPr>
        <w:t xml:space="preserve">Ettinger A. K., </w:t>
      </w:r>
      <w:r w:rsidRPr="002F1A5C">
        <w:rPr>
          <w:rFonts w:ascii="Calibri" w:eastAsia="Calibri" w:hAnsi="Calibri" w:cs="Calibri"/>
          <w:b/>
          <w:bCs/>
        </w:rPr>
        <w:t xml:space="preserve">Chamberlain C. J., </w:t>
      </w:r>
      <w:r w:rsidRPr="002F1A5C">
        <w:rPr>
          <w:rFonts w:ascii="Calibri" w:eastAsia="Calibri" w:hAnsi="Calibri" w:cs="Calibri"/>
        </w:rPr>
        <w:t xml:space="preserve">Morales-Castilla I., </w:t>
      </w:r>
      <w:proofErr w:type="spellStart"/>
      <w:r w:rsidRPr="002F1A5C">
        <w:rPr>
          <w:rFonts w:ascii="Calibri" w:eastAsia="Calibri" w:hAnsi="Calibri" w:cs="Calibri"/>
        </w:rPr>
        <w:t>Buonaiuto</w:t>
      </w:r>
      <w:proofErr w:type="spellEnd"/>
      <w:r w:rsidRPr="002F1A5C">
        <w:rPr>
          <w:rFonts w:ascii="Calibri" w:eastAsia="Calibri" w:hAnsi="Calibri" w:cs="Calibri"/>
        </w:rPr>
        <w:t xml:space="preserve"> D. M., Flynn D. F. B., </w:t>
      </w:r>
      <w:proofErr w:type="spellStart"/>
      <w:r w:rsidRPr="002F1A5C">
        <w:rPr>
          <w:rFonts w:ascii="Calibri" w:eastAsia="Calibri" w:hAnsi="Calibri" w:cs="Calibri"/>
        </w:rPr>
        <w:t>Savas</w:t>
      </w:r>
      <w:proofErr w:type="spellEnd"/>
      <w:r w:rsidRPr="002F1A5C">
        <w:rPr>
          <w:rFonts w:ascii="Calibri" w:eastAsia="Calibri" w:hAnsi="Calibri" w:cs="Calibri"/>
        </w:rPr>
        <w:t xml:space="preserve"> T., Samaha J. A.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2020. Chilling dominates spring phenological responses to warming. </w:t>
      </w:r>
      <w:r w:rsidRPr="002F1A5C">
        <w:rPr>
          <w:rFonts w:ascii="Calibri" w:eastAsia="Calibri" w:hAnsi="Calibri" w:cs="Calibri"/>
          <w:i/>
          <w:iCs/>
        </w:rPr>
        <w:t>Nature Climate Change</w:t>
      </w:r>
      <w:r w:rsidRPr="002F1A5C">
        <w:rPr>
          <w:rFonts w:ascii="Calibri" w:eastAsia="Times New Roman" w:hAnsi="Calibri" w:cs="Calibri"/>
          <w:color w:val="222222"/>
          <w:shd w:val="clear" w:color="auto" w:fill="FFFFFF"/>
        </w:rPr>
        <w:t xml:space="preserve"> </w:t>
      </w:r>
    </w:p>
    <w:p w14:paraId="0F2FFBD4" w14:textId="77777777" w:rsidR="002F1A5C" w:rsidRPr="002F1A5C" w:rsidRDefault="002F1A5C" w:rsidP="00EA742C">
      <w:pPr>
        <w:widowControl w:val="0"/>
        <w:ind w:left="720" w:hanging="720"/>
        <w:jc w:val="both"/>
        <w:rPr>
          <w:rFonts w:ascii="Calibri" w:eastAsia="Calibri" w:hAnsi="Calibri" w:cs="Calibri"/>
        </w:rPr>
      </w:pPr>
      <w:r w:rsidRPr="002F1A5C">
        <w:rPr>
          <w:rFonts w:ascii="Calibri" w:eastAsia="Calibri" w:hAnsi="Calibri" w:cs="Calibri"/>
          <w:b/>
        </w:rPr>
        <w:t>Chamberlain C. J.,</w:t>
      </w:r>
      <w:r w:rsidRPr="002F1A5C">
        <w:rPr>
          <w:rFonts w:ascii="Calibri" w:eastAsia="Calibri" w:hAnsi="Calibri" w:cs="Calibri"/>
        </w:rPr>
        <w:t xml:space="preserve"> Cook B. I., García de </w:t>
      </w:r>
      <w:proofErr w:type="spellStart"/>
      <w:r w:rsidRPr="002F1A5C">
        <w:rPr>
          <w:rFonts w:ascii="Calibri" w:eastAsia="Calibri" w:hAnsi="Calibri" w:cs="Calibri"/>
        </w:rPr>
        <w:t>Cortázar-Atauri</w:t>
      </w:r>
      <w:proofErr w:type="spellEnd"/>
      <w:r w:rsidRPr="002F1A5C">
        <w:rPr>
          <w:rFonts w:ascii="Calibri" w:eastAsia="Calibri" w:hAnsi="Calibri" w:cs="Calibri"/>
        </w:rPr>
        <w:t xml:space="preserve"> I.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2019. Rethinking false spring risk. </w:t>
      </w:r>
      <w:r w:rsidRPr="002F1A5C">
        <w:rPr>
          <w:rFonts w:ascii="Calibri" w:eastAsia="Calibri" w:hAnsi="Calibri" w:cs="Calibri"/>
          <w:i/>
        </w:rPr>
        <w:t>Global Change Biology.</w:t>
      </w:r>
      <w:r w:rsidRPr="002F1A5C">
        <w:rPr>
          <w:rFonts w:ascii="Calibri" w:eastAsia="Calibri" w:hAnsi="Calibri" w:cs="Calibri"/>
        </w:rPr>
        <w:t xml:space="preserve"> </w:t>
      </w:r>
    </w:p>
    <w:p w14:paraId="3EDC9FC6" w14:textId="77777777" w:rsidR="002F1A5C" w:rsidRPr="002F1A5C" w:rsidRDefault="002F1A5C" w:rsidP="00EA742C">
      <w:pPr>
        <w:widowControl w:val="0"/>
        <w:ind w:left="720" w:hanging="720"/>
        <w:jc w:val="both"/>
        <w:rPr>
          <w:rFonts w:ascii="Calibri" w:eastAsia="Calibri" w:hAnsi="Calibri" w:cs="Calibri"/>
        </w:rPr>
      </w:pPr>
      <w:r w:rsidRPr="002F1A5C">
        <w:rPr>
          <w:rFonts w:ascii="Calibri" w:eastAsia="Calibri" w:hAnsi="Calibri" w:cs="Calibri"/>
          <w:b/>
        </w:rPr>
        <w:t>Chamberlain C.</w:t>
      </w:r>
      <w:r w:rsidRPr="002F1A5C">
        <w:rPr>
          <w:rFonts w:ascii="Calibri" w:eastAsia="Calibri" w:hAnsi="Calibri" w:cs="Calibri"/>
        </w:rPr>
        <w:t xml:space="preserve"> </w:t>
      </w:r>
      <w:r w:rsidRPr="002F1A5C">
        <w:rPr>
          <w:rFonts w:ascii="Calibri" w:eastAsia="Calibri" w:hAnsi="Calibri" w:cs="Calibri"/>
          <w:b/>
          <w:bCs/>
        </w:rPr>
        <w:t xml:space="preserve">J. </w:t>
      </w:r>
      <w:r w:rsidRPr="002F1A5C">
        <w:rPr>
          <w:rFonts w:ascii="Calibri" w:eastAsia="Calibri" w:hAnsi="Calibri" w:cs="Calibri"/>
        </w:rPr>
        <w:t xml:space="preserve">&amp;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E.M. </w:t>
      </w:r>
      <w:r w:rsidRPr="002F1A5C">
        <w:rPr>
          <w:rFonts w:ascii="Calibri" w:eastAsia="Calibri" w:hAnsi="Calibri" w:cs="Calibri"/>
          <w:i/>
          <w:iCs/>
        </w:rPr>
        <w:t>(in review)</w:t>
      </w:r>
      <w:r w:rsidRPr="002F1A5C">
        <w:rPr>
          <w:rFonts w:ascii="Calibri" w:eastAsia="Calibri" w:hAnsi="Calibri" w:cs="Calibri"/>
        </w:rPr>
        <w:t>. False springs coupled with warming winters alter temperate tree growth.</w:t>
      </w:r>
    </w:p>
    <w:p w14:paraId="27697A11" w14:textId="1F8C309C" w:rsidR="002F1A5C" w:rsidRPr="00872CD0" w:rsidRDefault="002F1A5C" w:rsidP="00872CD0">
      <w:pPr>
        <w:widowControl w:val="0"/>
        <w:ind w:left="720" w:hanging="720"/>
        <w:jc w:val="both"/>
        <w:rPr>
          <w:rFonts w:ascii="Cambria" w:eastAsia="Calibri" w:hAnsi="Cambria" w:cs="Times New Roman"/>
        </w:rPr>
      </w:pPr>
      <w:proofErr w:type="spellStart"/>
      <w:r w:rsidRPr="002F1A5C">
        <w:rPr>
          <w:rFonts w:ascii="Cambria" w:eastAsia="Calibri" w:hAnsi="Cambria" w:cs="Times New Roman"/>
        </w:rPr>
        <w:t>Wolkovich</w:t>
      </w:r>
      <w:proofErr w:type="spellEnd"/>
      <w:r w:rsidRPr="002F1A5C">
        <w:rPr>
          <w:rFonts w:ascii="Cambria" w:eastAsia="Calibri" w:hAnsi="Cambria" w:cs="Times New Roman"/>
        </w:rPr>
        <w:t xml:space="preserve"> E. M., Auerbach J. L., </w:t>
      </w:r>
      <w:r w:rsidRPr="002F1A5C">
        <w:rPr>
          <w:rFonts w:ascii="Cambria" w:eastAsia="Calibri" w:hAnsi="Cambria" w:cs="Times New Roman"/>
          <w:b/>
          <w:bCs/>
        </w:rPr>
        <w:t>Chamberlain C. J.</w:t>
      </w:r>
      <w:r w:rsidRPr="002F1A5C">
        <w:rPr>
          <w:rFonts w:ascii="Cambria" w:eastAsia="Calibri" w:hAnsi="Cambria" w:cs="Times New Roman"/>
        </w:rPr>
        <w:t xml:space="preserve">, </w:t>
      </w:r>
      <w:proofErr w:type="spellStart"/>
      <w:r w:rsidRPr="002F1A5C">
        <w:rPr>
          <w:rFonts w:ascii="Cambria" w:eastAsia="Calibri" w:hAnsi="Cambria" w:cs="Times New Roman"/>
        </w:rPr>
        <w:t>Buonauito</w:t>
      </w:r>
      <w:proofErr w:type="spellEnd"/>
      <w:r w:rsidRPr="002F1A5C">
        <w:rPr>
          <w:rFonts w:ascii="Cambria" w:eastAsia="Calibri" w:hAnsi="Cambria" w:cs="Times New Roman"/>
        </w:rPr>
        <w:t xml:space="preserve"> D. M., Ettinger A. K. &amp; Gelman A. </w:t>
      </w:r>
      <w:r w:rsidRPr="002F1A5C">
        <w:rPr>
          <w:rFonts w:ascii="Cambria" w:eastAsia="Calibri" w:hAnsi="Cambria" w:cs="Times New Roman"/>
          <w:i/>
          <w:iCs/>
        </w:rPr>
        <w:t>(in review)</w:t>
      </w:r>
      <w:r w:rsidRPr="002F1A5C">
        <w:rPr>
          <w:rFonts w:ascii="Cambria" w:eastAsia="Calibri" w:hAnsi="Cambria" w:cs="Times New Roman"/>
        </w:rPr>
        <w:t xml:space="preserve">. A simple explanation for declining temperature sensitivity with warming. </w:t>
      </w:r>
    </w:p>
    <w:p w14:paraId="147CAC2E" w14:textId="77777777" w:rsidR="002F1A5C" w:rsidRPr="002F1A5C" w:rsidRDefault="002F1A5C" w:rsidP="00872CD0">
      <w:pPr>
        <w:widowControl w:val="0"/>
        <w:pBdr>
          <w:bottom w:val="single" w:sz="8" w:space="1" w:color="auto"/>
        </w:pBdr>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PRESENTATIONS</w:t>
      </w:r>
    </w:p>
    <w:p w14:paraId="0DE61790" w14:textId="62728ABF" w:rsidR="002F1A5C" w:rsidRPr="002F1A5C" w:rsidRDefault="002F1A5C" w:rsidP="00EA742C">
      <w:pPr>
        <w:widowControl w:val="0"/>
        <w:spacing w:before="12"/>
        <w:jc w:val="both"/>
        <w:outlineLvl w:val="1"/>
        <w:rPr>
          <w:rFonts w:ascii="Calibri" w:eastAsia="Arial" w:hAnsi="Calibri" w:cs="Calibri"/>
          <w:bCs/>
          <w:w w:val="105"/>
        </w:rPr>
      </w:pPr>
      <w:r w:rsidRPr="002F1A5C">
        <w:rPr>
          <w:rFonts w:ascii="Calibri" w:eastAsia="Arial" w:hAnsi="Calibri" w:cs="Calibri"/>
          <w:b/>
          <w:w w:val="105"/>
        </w:rPr>
        <w:t>Ecological Society of America</w:t>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t xml:space="preserve"> </w:t>
      </w:r>
      <w:r w:rsidR="00036E2D">
        <w:rPr>
          <w:rFonts w:ascii="Calibri" w:eastAsia="Arial" w:hAnsi="Calibri" w:cs="Calibri"/>
          <w:b/>
          <w:w w:val="105"/>
        </w:rPr>
        <w:t xml:space="preserve">  </w:t>
      </w:r>
      <w:r w:rsidRPr="002F1A5C">
        <w:rPr>
          <w:rFonts w:ascii="Calibri" w:eastAsia="Arial" w:hAnsi="Calibri" w:cs="Calibri"/>
          <w:bCs/>
          <w:w w:val="105"/>
        </w:rPr>
        <w:t>August 2020</w:t>
      </w:r>
    </w:p>
    <w:p w14:paraId="4F22A14A" w14:textId="77777777" w:rsidR="002F1A5C" w:rsidRPr="002F1A5C" w:rsidRDefault="002F1A5C" w:rsidP="00EA742C">
      <w:pPr>
        <w:widowControl w:val="0"/>
        <w:ind w:left="1080" w:right="1820" w:hanging="360"/>
        <w:jc w:val="both"/>
        <w:rPr>
          <w:rFonts w:ascii="Calibri" w:eastAsia="Times New Roman" w:hAnsi="Calibri" w:cs="Calibri"/>
          <w:bCs/>
          <w:i/>
          <w:iCs/>
          <w:color w:val="000000"/>
          <w:shd w:val="clear" w:color="auto" w:fill="FFFFFF"/>
        </w:rPr>
      </w:pPr>
      <w:r w:rsidRPr="002F1A5C">
        <w:rPr>
          <w:rFonts w:ascii="Calibri" w:eastAsia="Times New Roman" w:hAnsi="Calibri" w:cs="Calibri"/>
          <w:bCs/>
          <w:i/>
          <w:color w:val="000000"/>
          <w:shd w:val="clear" w:color="auto" w:fill="FFFFFF"/>
        </w:rPr>
        <w:t>False spring damage on temperate tree seedlings is amplified with warming winter temperatures</w:t>
      </w:r>
    </w:p>
    <w:p w14:paraId="7E9273A3" w14:textId="77777777" w:rsidR="002F1A5C" w:rsidRPr="002F1A5C" w:rsidRDefault="002F1A5C" w:rsidP="00EA742C">
      <w:pPr>
        <w:widowControl w:val="0"/>
        <w:ind w:left="1080" w:right="1820" w:hanging="360"/>
        <w:jc w:val="both"/>
        <w:rPr>
          <w:rFonts w:ascii="Calibri" w:eastAsia="Calibri" w:hAnsi="Calibri" w:cs="Calibri"/>
          <w:i/>
          <w:iCs/>
        </w:rPr>
      </w:pPr>
      <w:r w:rsidRPr="002F1A5C">
        <w:rPr>
          <w:rFonts w:ascii="Calibri" w:eastAsia="Calibri" w:hAnsi="Calibri" w:cs="Calibri"/>
          <w:i/>
          <w:iCs/>
          <w:color w:val="000000"/>
          <w:shd w:val="clear" w:color="auto" w:fill="FFFFFF"/>
        </w:rPr>
        <w:t>New Tools for Analyzing and Sharing Wildlife Camera Images: Machine Learning and Online Databases to Minimize Time and Maximize Impact</w:t>
      </w:r>
    </w:p>
    <w:p w14:paraId="536B39A9" w14:textId="3A0DB8E2" w:rsidR="002F1A5C" w:rsidRPr="002F1A5C" w:rsidRDefault="002F1A5C" w:rsidP="00EA742C">
      <w:pPr>
        <w:widowControl w:val="0"/>
        <w:spacing w:before="12"/>
        <w:jc w:val="both"/>
        <w:outlineLvl w:val="1"/>
        <w:rPr>
          <w:rFonts w:ascii="Calibri" w:eastAsia="Arial" w:hAnsi="Calibri" w:cs="Calibri"/>
          <w:w w:val="105"/>
        </w:rPr>
      </w:pPr>
      <w:r w:rsidRPr="002F1A5C">
        <w:rPr>
          <w:rFonts w:ascii="Calibri" w:eastAsia="Arial" w:hAnsi="Calibri" w:cs="Calibri"/>
          <w:b/>
          <w:w w:val="105"/>
        </w:rPr>
        <w:t>European Geosciences Union, Talk</w:t>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t xml:space="preserve">                   </w:t>
      </w:r>
      <w:r w:rsidR="00036E2D">
        <w:rPr>
          <w:rFonts w:ascii="Calibri" w:eastAsia="Arial" w:hAnsi="Calibri" w:cs="Calibri"/>
          <w:b/>
          <w:w w:val="105"/>
        </w:rPr>
        <w:t xml:space="preserve"> </w:t>
      </w:r>
      <w:r w:rsidRPr="002F1A5C">
        <w:rPr>
          <w:rFonts w:ascii="Calibri" w:eastAsia="Arial" w:hAnsi="Calibri" w:cs="Calibri"/>
          <w:w w:val="105"/>
        </w:rPr>
        <w:t>May 2020</w:t>
      </w:r>
    </w:p>
    <w:p w14:paraId="538FF590" w14:textId="77777777" w:rsidR="002F1A5C" w:rsidRPr="002F1A5C" w:rsidRDefault="002F1A5C" w:rsidP="00EA742C">
      <w:pPr>
        <w:widowControl w:val="0"/>
        <w:spacing w:before="12"/>
        <w:ind w:firstLine="720"/>
        <w:jc w:val="both"/>
        <w:outlineLvl w:val="1"/>
        <w:rPr>
          <w:rFonts w:ascii="Calibri" w:eastAsia="Arial" w:hAnsi="Calibri" w:cs="Calibri"/>
          <w:bCs/>
          <w:i/>
          <w:w w:val="105"/>
        </w:rPr>
      </w:pPr>
      <w:r w:rsidRPr="002F1A5C">
        <w:rPr>
          <w:rFonts w:ascii="Calibri" w:eastAsia="Times New Roman" w:hAnsi="Calibri" w:cs="Calibri"/>
          <w:bCs/>
          <w:i/>
          <w:color w:val="000000"/>
          <w:shd w:val="clear" w:color="auto" w:fill="FFFFFF"/>
        </w:rPr>
        <w:t>Climate change reshapes the major drivers of false spring risk across European trees</w:t>
      </w:r>
      <w:r w:rsidRPr="002F1A5C">
        <w:rPr>
          <w:rFonts w:ascii="Calibri" w:eastAsia="Arial" w:hAnsi="Calibri" w:cs="Calibri"/>
          <w:bCs/>
          <w:i/>
          <w:w w:val="105"/>
        </w:rPr>
        <w:t xml:space="preserve"> </w:t>
      </w:r>
    </w:p>
    <w:p w14:paraId="54CC881A" w14:textId="11C8E1E2" w:rsidR="002F1A5C" w:rsidRPr="002F1A5C" w:rsidRDefault="002F1A5C" w:rsidP="00EA742C">
      <w:pPr>
        <w:widowControl w:val="0"/>
        <w:spacing w:before="12"/>
        <w:jc w:val="both"/>
        <w:outlineLvl w:val="1"/>
        <w:rPr>
          <w:rFonts w:ascii="Calibri" w:eastAsia="Arial" w:hAnsi="Calibri" w:cs="Calibri"/>
          <w:w w:val="105"/>
        </w:rPr>
      </w:pPr>
      <w:r w:rsidRPr="002F1A5C">
        <w:rPr>
          <w:rFonts w:ascii="Calibri" w:eastAsia="Arial" w:hAnsi="Calibri" w:cs="Calibri"/>
          <w:b/>
          <w:w w:val="105"/>
        </w:rPr>
        <w:t>Extreme Climate Event Symposium, Talk</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February 2020</w:t>
      </w:r>
    </w:p>
    <w:p w14:paraId="458E31C6" w14:textId="77777777" w:rsidR="002F1A5C" w:rsidRPr="002F1A5C" w:rsidRDefault="002F1A5C" w:rsidP="00EA742C">
      <w:pPr>
        <w:widowControl w:val="0"/>
        <w:spacing w:before="12"/>
        <w:ind w:firstLine="720"/>
        <w:jc w:val="both"/>
        <w:outlineLvl w:val="1"/>
        <w:rPr>
          <w:rFonts w:ascii="Calibri" w:eastAsia="Times New Roman" w:hAnsi="Calibri" w:cs="Calibri"/>
          <w:bCs/>
          <w:i/>
          <w:color w:val="000000"/>
          <w:shd w:val="clear" w:color="auto" w:fill="FFFFFF"/>
        </w:rPr>
      </w:pPr>
      <w:r w:rsidRPr="002F1A5C">
        <w:rPr>
          <w:rFonts w:ascii="Calibri" w:eastAsia="Times New Roman" w:hAnsi="Calibri" w:cs="Calibri"/>
          <w:bCs/>
          <w:i/>
          <w:color w:val="000000"/>
          <w:shd w:val="clear" w:color="auto" w:fill="FFFFFF"/>
        </w:rPr>
        <w:t>Climate change reshapes the major drivers of false spring risk across European trees</w:t>
      </w:r>
    </w:p>
    <w:p w14:paraId="7B185B15" w14:textId="46AA69D2" w:rsidR="002F1A5C" w:rsidRPr="002F1A5C" w:rsidRDefault="002F1A5C" w:rsidP="00EA742C">
      <w:pPr>
        <w:widowControl w:val="0"/>
        <w:spacing w:before="12"/>
        <w:jc w:val="both"/>
        <w:outlineLvl w:val="1"/>
        <w:rPr>
          <w:rFonts w:ascii="Calibri" w:eastAsia="Arial" w:hAnsi="Calibri" w:cs="Calibri"/>
          <w:w w:val="105"/>
        </w:rPr>
      </w:pPr>
      <w:r w:rsidRPr="002F1A5C">
        <w:rPr>
          <w:rFonts w:ascii="Calibri" w:eastAsia="Arial" w:hAnsi="Calibri" w:cs="Calibri"/>
          <w:b/>
          <w:w w:val="105"/>
        </w:rPr>
        <w:t>Canadian Society for Ecology and Evolution, Poster</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May 2017</w:t>
      </w:r>
    </w:p>
    <w:p w14:paraId="5B8BE47D" w14:textId="12AA84EB" w:rsidR="002F1A5C" w:rsidRPr="002F1A5C" w:rsidRDefault="002F1A5C" w:rsidP="00EA742C">
      <w:pPr>
        <w:widowControl w:val="0"/>
        <w:spacing w:before="12"/>
        <w:ind w:left="1080" w:hanging="360"/>
        <w:jc w:val="both"/>
        <w:outlineLvl w:val="1"/>
        <w:rPr>
          <w:rFonts w:ascii="Calibri" w:eastAsia="Arial" w:hAnsi="Calibri" w:cs="Calibri"/>
          <w:bCs/>
          <w:i/>
          <w:w w:val="105"/>
        </w:rPr>
      </w:pPr>
      <w:r w:rsidRPr="002F1A5C">
        <w:rPr>
          <w:rFonts w:ascii="Calibri" w:eastAsia="Arial" w:hAnsi="Calibri" w:cs="Calibri"/>
          <w:i/>
          <w:w w:val="105"/>
        </w:rPr>
        <w:t xml:space="preserve">The effects </w:t>
      </w:r>
      <w:r w:rsidRPr="002F1A5C">
        <w:rPr>
          <w:rFonts w:ascii="Calibri" w:eastAsia="Arial" w:hAnsi="Calibri" w:cs="Calibri"/>
          <w:bCs/>
          <w:i/>
          <w:w w:val="105"/>
        </w:rPr>
        <w:t xml:space="preserve">of false spring events on foliate </w:t>
      </w:r>
      <w:proofErr w:type="spellStart"/>
      <w:r w:rsidRPr="002F1A5C">
        <w:rPr>
          <w:rFonts w:ascii="Calibri" w:eastAsia="Arial" w:hAnsi="Calibri" w:cs="Calibri"/>
          <w:bCs/>
          <w:i/>
          <w:w w:val="105"/>
        </w:rPr>
        <w:t>phenophases</w:t>
      </w:r>
      <w:proofErr w:type="spellEnd"/>
      <w:r w:rsidRPr="002F1A5C">
        <w:rPr>
          <w:rFonts w:ascii="Calibri" w:eastAsia="Arial" w:hAnsi="Calibri" w:cs="Calibri"/>
          <w:bCs/>
          <w:i/>
          <w:w w:val="105"/>
        </w:rPr>
        <w:t xml:space="preserve"> and the duration of vegetative risk </w:t>
      </w:r>
    </w:p>
    <w:p w14:paraId="20C967E7" w14:textId="66CD8085" w:rsidR="002F1A5C" w:rsidRPr="002F1A5C" w:rsidRDefault="002F1A5C" w:rsidP="00EA742C">
      <w:pPr>
        <w:widowControl w:val="0"/>
        <w:spacing w:before="12"/>
        <w:jc w:val="both"/>
        <w:outlineLvl w:val="1"/>
        <w:rPr>
          <w:rFonts w:ascii="Calibri" w:eastAsia="Arial" w:hAnsi="Calibri" w:cs="Calibri"/>
          <w:w w:val="105"/>
        </w:rPr>
      </w:pPr>
      <w:r w:rsidRPr="002F1A5C">
        <w:rPr>
          <w:rFonts w:ascii="Calibri" w:eastAsia="Arial" w:hAnsi="Calibri" w:cs="Calibri"/>
          <w:b/>
          <w:w w:val="105"/>
          <w:u w:val="single"/>
        </w:rPr>
        <w:t>Public Lectures</w:t>
      </w:r>
      <w:r w:rsidRPr="002F1A5C">
        <w:rPr>
          <w:rFonts w:ascii="Calibri" w:eastAsia="Arial" w:hAnsi="Calibri" w:cs="Calibri"/>
          <w:w w:val="105"/>
        </w:rPr>
        <w:t xml:space="preserve">: </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Ma</w:t>
      </w:r>
      <w:r w:rsidR="00036E2D">
        <w:rPr>
          <w:rFonts w:ascii="Calibri" w:eastAsia="Arial" w:hAnsi="Calibri" w:cs="Calibri"/>
          <w:w w:val="105"/>
        </w:rPr>
        <w:t xml:space="preserve">y </w:t>
      </w:r>
      <w:r w:rsidRPr="002F1A5C">
        <w:rPr>
          <w:rFonts w:ascii="Calibri" w:eastAsia="Arial" w:hAnsi="Calibri" w:cs="Calibri"/>
          <w:w w:val="105"/>
        </w:rPr>
        <w:t>2016-Present</w:t>
      </w:r>
    </w:p>
    <w:p w14:paraId="69A3D03F" w14:textId="77777777" w:rsidR="002F1A5C" w:rsidRPr="002F1A5C" w:rsidRDefault="002F1A5C" w:rsidP="00EA742C">
      <w:pPr>
        <w:widowControl w:val="0"/>
        <w:spacing w:before="12"/>
        <w:ind w:firstLine="720"/>
        <w:jc w:val="both"/>
        <w:outlineLvl w:val="1"/>
        <w:rPr>
          <w:rFonts w:ascii="Calibri" w:eastAsia="Arial" w:hAnsi="Calibri" w:cs="Calibri"/>
          <w:w w:val="105"/>
        </w:rPr>
      </w:pPr>
      <w:r w:rsidRPr="002F1A5C">
        <w:rPr>
          <w:rFonts w:ascii="Calibri" w:eastAsia="Arial" w:hAnsi="Calibri" w:cs="Calibri"/>
          <w:w w:val="105"/>
        </w:rPr>
        <w:t>12 public lectures in the Boston area</w:t>
      </w:r>
    </w:p>
    <w:p w14:paraId="4C78FE17" w14:textId="77777777" w:rsidR="002F1A5C" w:rsidRPr="002F1A5C" w:rsidRDefault="002F1A5C" w:rsidP="00EA742C">
      <w:pPr>
        <w:widowControl w:val="0"/>
        <w:spacing w:before="12"/>
        <w:ind w:firstLine="720"/>
        <w:jc w:val="both"/>
        <w:outlineLvl w:val="1"/>
        <w:rPr>
          <w:rFonts w:ascii="Calibri" w:eastAsia="Arial" w:hAnsi="Calibri" w:cs="Calibri"/>
          <w:w w:val="105"/>
        </w:rPr>
      </w:pPr>
      <w:r w:rsidRPr="002F1A5C">
        <w:rPr>
          <w:rFonts w:ascii="Calibri" w:eastAsia="Arial" w:hAnsi="Calibri" w:cs="Calibri"/>
          <w:w w:val="105"/>
        </w:rPr>
        <w:t>1 lecture series at the Arnold Arboretum, Boston, MA</w:t>
      </w:r>
    </w:p>
    <w:p w14:paraId="58B8A633" w14:textId="77777777" w:rsidR="002F1A5C" w:rsidRPr="002F1A5C" w:rsidRDefault="002F1A5C" w:rsidP="00872CD0">
      <w:pPr>
        <w:widowControl w:val="0"/>
        <w:pBdr>
          <w:bottom w:val="single" w:sz="8" w:space="1" w:color="auto"/>
        </w:pBdr>
        <w:spacing w:before="63"/>
        <w:jc w:val="center"/>
        <w:outlineLvl w:val="0"/>
        <w:rPr>
          <w:rFonts w:ascii="Calibri" w:eastAsia="Arial" w:hAnsi="Calibri" w:cs="Calibri"/>
          <w:sz w:val="28"/>
          <w:szCs w:val="28"/>
        </w:rPr>
      </w:pPr>
      <w:r w:rsidRPr="002F1A5C">
        <w:rPr>
          <w:rFonts w:ascii="Calibri" w:eastAsia="Arial" w:hAnsi="Calibri" w:cs="Calibri"/>
          <w:b/>
          <w:bCs/>
          <w:spacing w:val="1"/>
          <w:sz w:val="28"/>
          <w:szCs w:val="28"/>
        </w:rPr>
        <w:t>SK</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LLS</w:t>
      </w:r>
    </w:p>
    <w:p w14:paraId="3ECCD74E" w14:textId="77777777" w:rsidR="002F1A5C" w:rsidRPr="002F1A5C" w:rsidRDefault="002F1A5C" w:rsidP="00EA742C">
      <w:pPr>
        <w:widowControl w:val="0"/>
        <w:tabs>
          <w:tab w:val="left" w:pos="883"/>
        </w:tabs>
        <w:spacing w:before="26"/>
        <w:ind w:left="450" w:hanging="450"/>
        <w:jc w:val="both"/>
        <w:rPr>
          <w:rFonts w:ascii="Calibri" w:eastAsia="Arial" w:hAnsi="Calibri" w:cs="Calibri"/>
          <w:spacing w:val="2"/>
          <w:w w:val="105"/>
        </w:rPr>
      </w:pPr>
      <w:r w:rsidRPr="002F1A5C">
        <w:rPr>
          <w:rFonts w:ascii="Calibri" w:eastAsia="Arial" w:hAnsi="Calibri" w:cs="Calibri"/>
          <w:b/>
          <w:spacing w:val="2"/>
          <w:w w:val="105"/>
        </w:rPr>
        <w:t>Quantitative:</w:t>
      </w:r>
      <w:r w:rsidRPr="002F1A5C">
        <w:rPr>
          <w:rFonts w:ascii="Calibri" w:eastAsia="Arial" w:hAnsi="Calibri" w:cs="Calibri"/>
          <w:spacing w:val="2"/>
          <w:w w:val="105"/>
        </w:rPr>
        <w:t xml:space="preserve"> Mixed-effects including Bayesian approaches, analysis of covariance, linear and logistic regression models, meta-analysis statistics, climate change analyses and model building</w:t>
      </w:r>
    </w:p>
    <w:p w14:paraId="536CB0F0" w14:textId="77777777" w:rsidR="002F1A5C" w:rsidRPr="002F1A5C" w:rsidRDefault="002F1A5C" w:rsidP="00EA742C">
      <w:pPr>
        <w:widowControl w:val="0"/>
        <w:tabs>
          <w:tab w:val="left" w:pos="883"/>
        </w:tabs>
        <w:spacing w:before="26"/>
        <w:ind w:left="450" w:hanging="450"/>
        <w:jc w:val="both"/>
        <w:rPr>
          <w:rFonts w:ascii="Calibri" w:eastAsia="Arial" w:hAnsi="Calibri" w:cs="Calibri"/>
          <w:spacing w:val="2"/>
          <w:w w:val="105"/>
        </w:rPr>
      </w:pPr>
      <w:r w:rsidRPr="002F1A5C">
        <w:rPr>
          <w:rFonts w:ascii="Calibri" w:eastAsia="Arial" w:hAnsi="Calibri" w:cs="Calibri"/>
          <w:b/>
          <w:spacing w:val="2"/>
          <w:w w:val="105"/>
        </w:rPr>
        <w:t>Computer languages</w:t>
      </w:r>
      <w:r w:rsidRPr="002F1A5C">
        <w:rPr>
          <w:rFonts w:ascii="Calibri" w:eastAsia="Arial" w:hAnsi="Calibri" w:cs="Calibri"/>
          <w:spacing w:val="2"/>
          <w:w w:val="105"/>
        </w:rPr>
        <w:t xml:space="preserve">: Git, LaTeX, R, Stan, </w:t>
      </w:r>
      <w:proofErr w:type="spellStart"/>
      <w:r w:rsidRPr="002F1A5C">
        <w:rPr>
          <w:rFonts w:ascii="Calibri" w:eastAsia="Arial" w:hAnsi="Calibri" w:cs="Calibri"/>
          <w:spacing w:val="2"/>
          <w:w w:val="105"/>
        </w:rPr>
        <w:t>Sweave</w:t>
      </w:r>
      <w:proofErr w:type="spellEnd"/>
      <w:r w:rsidRPr="002F1A5C">
        <w:rPr>
          <w:rFonts w:ascii="Calibri" w:eastAsia="Arial" w:hAnsi="Calibri" w:cs="Calibri"/>
          <w:spacing w:val="2"/>
          <w:w w:val="105"/>
        </w:rPr>
        <w:t xml:space="preserve">, </w:t>
      </w:r>
      <w:proofErr w:type="spellStart"/>
      <w:r w:rsidRPr="002F1A5C">
        <w:rPr>
          <w:rFonts w:ascii="Calibri" w:eastAsia="Arial" w:hAnsi="Calibri" w:cs="Calibri"/>
          <w:spacing w:val="2"/>
          <w:w w:val="105"/>
        </w:rPr>
        <w:t>RMarkdown</w:t>
      </w:r>
      <w:proofErr w:type="spellEnd"/>
      <w:r w:rsidRPr="002F1A5C">
        <w:rPr>
          <w:rFonts w:ascii="Calibri" w:eastAsia="Arial" w:hAnsi="Calibri" w:cs="Calibri"/>
          <w:spacing w:val="2"/>
          <w:w w:val="105"/>
        </w:rPr>
        <w:t>, Microsoft Office Suite, Machine Learning skills, basic Python and Shell skills</w:t>
      </w:r>
    </w:p>
    <w:p w14:paraId="46132A11" w14:textId="0DE104AA" w:rsidR="002F1A5C" w:rsidRDefault="002F1A5C" w:rsidP="00EA742C">
      <w:pPr>
        <w:widowControl w:val="0"/>
        <w:tabs>
          <w:tab w:val="left" w:pos="883"/>
        </w:tabs>
        <w:spacing w:before="26"/>
        <w:ind w:left="480" w:hanging="480"/>
        <w:jc w:val="both"/>
        <w:rPr>
          <w:rFonts w:ascii="Calibri" w:eastAsia="Arial" w:hAnsi="Calibri" w:cs="Calibri"/>
        </w:rPr>
      </w:pPr>
      <w:r w:rsidRPr="002F1A5C">
        <w:rPr>
          <w:rFonts w:ascii="Calibri" w:eastAsia="Arial" w:hAnsi="Calibri" w:cs="Calibri"/>
          <w:b/>
          <w:spacing w:val="2"/>
          <w:w w:val="105"/>
        </w:rPr>
        <w:t>Field and Mapping skills:</w:t>
      </w:r>
      <w:r w:rsidRPr="002F1A5C">
        <w:rPr>
          <w:rFonts w:ascii="Calibri" w:eastAsia="Arial" w:hAnsi="Calibri" w:cs="Calibri"/>
          <w:spacing w:val="2"/>
          <w:w w:val="105"/>
        </w:rPr>
        <w:t xml:space="preserve"> A</w:t>
      </w:r>
      <w:r w:rsidRPr="002F1A5C">
        <w:rPr>
          <w:rFonts w:ascii="Calibri" w:eastAsia="Arial" w:hAnsi="Calibri" w:cs="Calibri"/>
          <w:spacing w:val="1"/>
          <w:w w:val="105"/>
        </w:rPr>
        <w:t>rc</w:t>
      </w:r>
      <w:r w:rsidRPr="002F1A5C">
        <w:rPr>
          <w:rFonts w:ascii="Calibri" w:eastAsia="Arial" w:hAnsi="Calibri" w:cs="Calibri"/>
          <w:spacing w:val="2"/>
          <w:w w:val="105"/>
        </w:rPr>
        <w:t>G</w:t>
      </w:r>
      <w:r w:rsidRPr="002F1A5C">
        <w:rPr>
          <w:rFonts w:ascii="Calibri" w:eastAsia="Arial" w:hAnsi="Calibri" w:cs="Calibri"/>
          <w:w w:val="105"/>
        </w:rPr>
        <w:t>IS</w:t>
      </w:r>
      <w:r w:rsidRPr="002F1A5C">
        <w:rPr>
          <w:rFonts w:ascii="Calibri" w:eastAsia="Arial" w:hAnsi="Calibri" w:cs="Calibri"/>
          <w:spacing w:val="-11"/>
          <w:w w:val="105"/>
        </w:rPr>
        <w:t xml:space="preserve"> and </w:t>
      </w:r>
      <w:r w:rsidRPr="002F1A5C">
        <w:rPr>
          <w:rFonts w:ascii="Calibri" w:eastAsia="Arial" w:hAnsi="Calibri" w:cs="Calibri"/>
          <w:spacing w:val="2"/>
          <w:w w:val="105"/>
        </w:rPr>
        <w:t>QG</w:t>
      </w:r>
      <w:r w:rsidRPr="002F1A5C">
        <w:rPr>
          <w:rFonts w:ascii="Calibri" w:eastAsia="Arial" w:hAnsi="Calibri" w:cs="Calibri"/>
          <w:w w:val="105"/>
        </w:rPr>
        <w:t>IS,</w:t>
      </w:r>
      <w:r w:rsidRPr="002F1A5C">
        <w:rPr>
          <w:rFonts w:ascii="Calibri" w:eastAsia="Arial" w:hAnsi="Calibri" w:cs="Calibri"/>
          <w:spacing w:val="-12"/>
          <w:w w:val="105"/>
        </w:rPr>
        <w:t xml:space="preserve"> </w:t>
      </w:r>
      <w:r w:rsidRPr="002F1A5C">
        <w:rPr>
          <w:rFonts w:ascii="Calibri" w:eastAsia="Arial" w:hAnsi="Calibri" w:cs="Calibri"/>
          <w:spacing w:val="1"/>
          <w:w w:val="105"/>
        </w:rPr>
        <w:t>Tr</w:t>
      </w:r>
      <w:r w:rsidRPr="002F1A5C">
        <w:rPr>
          <w:rFonts w:ascii="Calibri" w:eastAsia="Arial" w:hAnsi="Calibri" w:cs="Calibri"/>
          <w:w w:val="105"/>
        </w:rPr>
        <w:t>i</w:t>
      </w:r>
      <w:r w:rsidRPr="002F1A5C">
        <w:rPr>
          <w:rFonts w:ascii="Calibri" w:eastAsia="Arial" w:hAnsi="Calibri" w:cs="Calibri"/>
          <w:spacing w:val="2"/>
          <w:w w:val="105"/>
        </w:rPr>
        <w:t>m</w:t>
      </w:r>
      <w:r w:rsidRPr="002F1A5C">
        <w:rPr>
          <w:rFonts w:ascii="Calibri" w:eastAsia="Arial" w:hAnsi="Calibri" w:cs="Calibri"/>
          <w:spacing w:val="1"/>
          <w:w w:val="105"/>
        </w:rPr>
        <w:t>b</w:t>
      </w:r>
      <w:r w:rsidRPr="002F1A5C">
        <w:rPr>
          <w:rFonts w:ascii="Calibri" w:eastAsia="Arial" w:hAnsi="Calibri" w:cs="Calibri"/>
          <w:w w:val="105"/>
        </w:rPr>
        <w:t>le</w:t>
      </w:r>
      <w:r w:rsidRPr="002F1A5C">
        <w:rPr>
          <w:rFonts w:ascii="Calibri" w:eastAsia="Arial" w:hAnsi="Calibri" w:cs="Calibri"/>
          <w:spacing w:val="-12"/>
          <w:w w:val="105"/>
        </w:rPr>
        <w:t xml:space="preserve"> and </w:t>
      </w:r>
      <w:r w:rsidRPr="002F1A5C">
        <w:rPr>
          <w:rFonts w:ascii="Calibri" w:eastAsia="Arial" w:hAnsi="Calibri" w:cs="Calibri"/>
          <w:spacing w:val="2"/>
          <w:w w:val="105"/>
        </w:rPr>
        <w:t>G</w:t>
      </w:r>
      <w:r w:rsidRPr="002F1A5C">
        <w:rPr>
          <w:rFonts w:ascii="Calibri" w:eastAsia="Arial" w:hAnsi="Calibri" w:cs="Calibri"/>
          <w:spacing w:val="1"/>
          <w:w w:val="105"/>
        </w:rPr>
        <w:t>ar</w:t>
      </w:r>
      <w:r w:rsidRPr="002F1A5C">
        <w:rPr>
          <w:rFonts w:ascii="Calibri" w:eastAsia="Arial" w:hAnsi="Calibri" w:cs="Calibri"/>
          <w:spacing w:val="2"/>
          <w:w w:val="105"/>
        </w:rPr>
        <w:t>m</w:t>
      </w:r>
      <w:r w:rsidRPr="002F1A5C">
        <w:rPr>
          <w:rFonts w:ascii="Calibri" w:eastAsia="Arial" w:hAnsi="Calibri" w:cs="Calibri"/>
          <w:w w:val="105"/>
        </w:rPr>
        <w:t>in</w:t>
      </w:r>
      <w:r w:rsidRPr="002F1A5C">
        <w:rPr>
          <w:rFonts w:ascii="Calibri" w:eastAsia="Arial" w:hAnsi="Calibri" w:cs="Calibri"/>
          <w:w w:val="103"/>
        </w:rPr>
        <w:t xml:space="preserve"> </w:t>
      </w:r>
      <w:r w:rsidRPr="002F1A5C">
        <w:rPr>
          <w:rFonts w:ascii="Calibri" w:eastAsia="Arial" w:hAnsi="Calibri" w:cs="Calibri"/>
          <w:spacing w:val="2"/>
          <w:w w:val="105"/>
        </w:rPr>
        <w:t>GP</w:t>
      </w:r>
      <w:r w:rsidRPr="002F1A5C">
        <w:rPr>
          <w:rFonts w:ascii="Calibri" w:eastAsia="Arial" w:hAnsi="Calibri" w:cs="Calibri"/>
          <w:w w:val="105"/>
        </w:rPr>
        <w:t>S</w:t>
      </w:r>
      <w:r w:rsidRPr="002F1A5C">
        <w:rPr>
          <w:rFonts w:ascii="Calibri" w:eastAsia="Arial" w:hAnsi="Calibri" w:cs="Calibri"/>
          <w:spacing w:val="-14"/>
          <w:w w:val="105"/>
        </w:rPr>
        <w:t xml:space="preserve"> </w:t>
      </w:r>
      <w:r w:rsidRPr="002F1A5C">
        <w:rPr>
          <w:rFonts w:ascii="Calibri" w:eastAsia="Arial" w:hAnsi="Calibri" w:cs="Calibri"/>
          <w:spacing w:val="1"/>
          <w:w w:val="105"/>
        </w:rPr>
        <w:t>un</w:t>
      </w:r>
      <w:r w:rsidRPr="002F1A5C">
        <w:rPr>
          <w:rFonts w:ascii="Calibri" w:eastAsia="Arial" w:hAnsi="Calibri" w:cs="Calibri"/>
          <w:w w:val="105"/>
        </w:rPr>
        <w:t>its</w:t>
      </w:r>
      <w:r w:rsidRPr="002F1A5C">
        <w:rPr>
          <w:rFonts w:ascii="Calibri" w:eastAsia="Arial" w:hAnsi="Calibri" w:cs="Calibri"/>
          <w:spacing w:val="2"/>
          <w:w w:val="105"/>
        </w:rPr>
        <w:t>, field surveys, ecological sampling methodologies, camera traps</w:t>
      </w:r>
    </w:p>
    <w:p w14:paraId="0C7CAE59" w14:textId="263955D7" w:rsidR="00C4491C" w:rsidRDefault="00C4491C" w:rsidP="00EA742C">
      <w:pPr>
        <w:widowControl w:val="0"/>
        <w:tabs>
          <w:tab w:val="left" w:pos="883"/>
        </w:tabs>
        <w:spacing w:before="26"/>
        <w:ind w:left="480" w:hanging="480"/>
        <w:jc w:val="both"/>
        <w:rPr>
          <w:rFonts w:ascii="Calibri" w:eastAsia="Arial" w:hAnsi="Calibri" w:cs="Calibri"/>
        </w:rPr>
      </w:pPr>
    </w:p>
    <w:p w14:paraId="6A872ADB" w14:textId="77777777" w:rsidR="00872CD0" w:rsidRDefault="00872CD0" w:rsidP="00EA742C">
      <w:pPr>
        <w:widowControl w:val="0"/>
        <w:tabs>
          <w:tab w:val="left" w:pos="883"/>
        </w:tabs>
        <w:spacing w:before="26"/>
        <w:ind w:left="480" w:hanging="480"/>
        <w:jc w:val="both"/>
        <w:rPr>
          <w:rFonts w:ascii="Times" w:eastAsia="Arial" w:hAnsi="Times" w:cs="Calibri"/>
          <w:b/>
          <w:bCs/>
          <w:sz w:val="32"/>
          <w:szCs w:val="32"/>
        </w:rPr>
      </w:pPr>
    </w:p>
    <w:p w14:paraId="0B8C964D" w14:textId="77777777" w:rsidR="00872CD0" w:rsidRDefault="00872CD0" w:rsidP="00EA742C">
      <w:pPr>
        <w:widowControl w:val="0"/>
        <w:tabs>
          <w:tab w:val="left" w:pos="883"/>
        </w:tabs>
        <w:spacing w:before="26"/>
        <w:ind w:left="480" w:hanging="480"/>
        <w:jc w:val="both"/>
        <w:rPr>
          <w:rFonts w:ascii="Times" w:eastAsia="Arial" w:hAnsi="Times" w:cs="Calibri"/>
          <w:b/>
          <w:bCs/>
          <w:sz w:val="32"/>
          <w:szCs w:val="32"/>
        </w:rPr>
      </w:pPr>
    </w:p>
    <w:p w14:paraId="009ED3DA" w14:textId="5E8410FD" w:rsidR="00C4491C" w:rsidRDefault="00C4491C" w:rsidP="00EA742C">
      <w:pPr>
        <w:widowControl w:val="0"/>
        <w:tabs>
          <w:tab w:val="left" w:pos="883"/>
        </w:tabs>
        <w:spacing w:before="26"/>
        <w:ind w:left="480" w:hanging="480"/>
        <w:jc w:val="both"/>
        <w:rPr>
          <w:rFonts w:ascii="Times" w:eastAsia="Arial" w:hAnsi="Times" w:cs="Calibri"/>
          <w:b/>
          <w:bCs/>
          <w:sz w:val="32"/>
          <w:szCs w:val="32"/>
        </w:rPr>
      </w:pPr>
      <w:r>
        <w:rPr>
          <w:rFonts w:ascii="Times" w:eastAsia="Arial" w:hAnsi="Times" w:cs="Calibri"/>
          <w:b/>
          <w:bCs/>
          <w:sz w:val="32"/>
          <w:szCs w:val="32"/>
        </w:rPr>
        <w:lastRenderedPageBreak/>
        <w:t>Professional References</w:t>
      </w:r>
    </w:p>
    <w:p w14:paraId="203449AC" w14:textId="10FB0EA0" w:rsidR="00C4491C" w:rsidRDefault="00C4491C" w:rsidP="00EA742C">
      <w:pPr>
        <w:widowControl w:val="0"/>
        <w:tabs>
          <w:tab w:val="left" w:pos="883"/>
        </w:tabs>
        <w:spacing w:before="26"/>
        <w:ind w:left="480" w:hanging="480"/>
        <w:jc w:val="both"/>
        <w:rPr>
          <w:rFonts w:ascii="Times" w:eastAsia="Arial" w:hAnsi="Times" w:cs="Calibri"/>
          <w:b/>
          <w:bCs/>
          <w:sz w:val="32"/>
          <w:szCs w:val="32"/>
        </w:rPr>
      </w:pPr>
    </w:p>
    <w:p w14:paraId="0A6CBA03" w14:textId="02DE90F1" w:rsidR="00C4491C" w:rsidRPr="00746E26" w:rsidRDefault="00C4491C" w:rsidP="00EA742C">
      <w:pPr>
        <w:pStyle w:val="ListParagraph"/>
        <w:widowControl w:val="0"/>
        <w:numPr>
          <w:ilvl w:val="0"/>
          <w:numId w:val="9"/>
        </w:numPr>
        <w:tabs>
          <w:tab w:val="left" w:pos="883"/>
        </w:tabs>
        <w:spacing w:before="26"/>
        <w:jc w:val="both"/>
        <w:rPr>
          <w:rFonts w:ascii="Times" w:eastAsia="Arial" w:hAnsi="Times" w:cs="Calibri"/>
          <w:b/>
          <w:bCs/>
        </w:rPr>
      </w:pPr>
      <w:r w:rsidRPr="00746E26">
        <w:rPr>
          <w:rFonts w:ascii="Times" w:eastAsia="Arial" w:hAnsi="Times" w:cs="Calibri"/>
          <w:b/>
          <w:bCs/>
        </w:rPr>
        <w:t xml:space="preserve">Dr. Elizabeth </w:t>
      </w:r>
      <w:proofErr w:type="spellStart"/>
      <w:r w:rsidRPr="00746E26">
        <w:rPr>
          <w:rFonts w:ascii="Times" w:eastAsia="Arial" w:hAnsi="Times" w:cs="Calibri"/>
          <w:b/>
          <w:bCs/>
        </w:rPr>
        <w:t>Wolkovich</w:t>
      </w:r>
      <w:proofErr w:type="spellEnd"/>
      <w:r w:rsidRPr="00746E26">
        <w:rPr>
          <w:rFonts w:ascii="Times" w:eastAsia="Arial" w:hAnsi="Times" w:cs="Calibri"/>
          <w:b/>
          <w:bCs/>
        </w:rPr>
        <w:t xml:space="preserve"> – primary advisor</w:t>
      </w:r>
    </w:p>
    <w:p w14:paraId="2F6B30D6" w14:textId="6F0447BF" w:rsidR="00C4491C" w:rsidRDefault="00C4491C" w:rsidP="00EA742C">
      <w:pPr>
        <w:pStyle w:val="ListParagraph"/>
        <w:widowControl w:val="0"/>
        <w:tabs>
          <w:tab w:val="left" w:pos="883"/>
        </w:tabs>
        <w:spacing w:before="26"/>
        <w:ind w:left="1440"/>
        <w:jc w:val="both"/>
        <w:rPr>
          <w:rFonts w:ascii="Times" w:eastAsia="Arial" w:hAnsi="Times" w:cs="Calibri"/>
        </w:rPr>
      </w:pPr>
      <w:r>
        <w:rPr>
          <w:rFonts w:ascii="Times" w:eastAsia="Arial" w:hAnsi="Times" w:cs="Calibri"/>
        </w:rPr>
        <w:t xml:space="preserve">Email: </w:t>
      </w:r>
      <w:hyperlink r:id="rId8" w:history="1">
        <w:r w:rsidR="00746E26" w:rsidRPr="004B5E2B">
          <w:rPr>
            <w:rStyle w:val="Hyperlink"/>
            <w:rFonts w:ascii="Times" w:eastAsia="Arial" w:hAnsi="Times" w:cs="Calibri"/>
          </w:rPr>
          <w:t>e.wolkovich@ubc.ca</w:t>
        </w:r>
      </w:hyperlink>
    </w:p>
    <w:p w14:paraId="5038456F" w14:textId="77777777" w:rsidR="00746E26" w:rsidRDefault="00746E26" w:rsidP="00872CD0">
      <w:pPr>
        <w:pStyle w:val="ListParagraph"/>
        <w:widowControl w:val="0"/>
        <w:tabs>
          <w:tab w:val="left" w:pos="883"/>
        </w:tabs>
        <w:spacing w:before="26"/>
        <w:ind w:left="2340" w:hanging="900"/>
        <w:rPr>
          <w:rFonts w:ascii="Times" w:eastAsia="Arial" w:hAnsi="Times" w:cs="Calibri"/>
        </w:rPr>
      </w:pPr>
      <w:r>
        <w:rPr>
          <w:rFonts w:ascii="Times" w:eastAsia="Arial" w:hAnsi="Times" w:cs="Calibri"/>
        </w:rPr>
        <w:t xml:space="preserve">Address: </w:t>
      </w:r>
      <w:r w:rsidRPr="00746E26">
        <w:rPr>
          <w:rFonts w:ascii="Times" w:eastAsia="Arial" w:hAnsi="Times" w:cs="Calibri"/>
        </w:rPr>
        <w:t>Forest and Conservation Sciences</w:t>
      </w:r>
      <w:r w:rsidRPr="00746E26">
        <w:rPr>
          <w:rFonts w:ascii="Times" w:eastAsia="Arial" w:hAnsi="Times" w:cs="Calibri"/>
        </w:rPr>
        <w:br/>
        <w:t>University of British Columbia</w:t>
      </w:r>
      <w:r w:rsidRPr="00746E26">
        <w:rPr>
          <w:rFonts w:ascii="Times" w:eastAsia="Arial" w:hAnsi="Times" w:cs="Calibri"/>
        </w:rPr>
        <w:br/>
        <w:t>3041 - 2424 Main Mall</w:t>
      </w:r>
      <w:r w:rsidRPr="00746E26">
        <w:rPr>
          <w:rFonts w:ascii="Times" w:eastAsia="Arial" w:hAnsi="Times" w:cs="Calibri"/>
        </w:rPr>
        <w:br/>
        <w:t>Vancouver, BC V6T 1Z4</w:t>
      </w:r>
    </w:p>
    <w:p w14:paraId="481F4610" w14:textId="11CC929A" w:rsidR="00746E26" w:rsidRDefault="00746E26" w:rsidP="00EA742C">
      <w:pPr>
        <w:pStyle w:val="ListParagraph"/>
        <w:widowControl w:val="0"/>
        <w:tabs>
          <w:tab w:val="left" w:pos="883"/>
        </w:tabs>
        <w:spacing w:before="26"/>
        <w:ind w:left="2340" w:hanging="900"/>
        <w:jc w:val="both"/>
        <w:rPr>
          <w:rFonts w:ascii="Times" w:eastAsia="Arial" w:hAnsi="Times" w:cs="Calibri"/>
        </w:rPr>
      </w:pPr>
      <w:r>
        <w:rPr>
          <w:rFonts w:ascii="Times" w:eastAsia="Arial" w:hAnsi="Times" w:cs="Calibri"/>
        </w:rPr>
        <w:t>Phone</w:t>
      </w:r>
      <w:r w:rsidRPr="00746E26">
        <w:rPr>
          <w:rFonts w:ascii="Times" w:eastAsia="Arial" w:hAnsi="Times" w:cs="Calibri"/>
        </w:rPr>
        <w:t>: 604-827-5246</w:t>
      </w:r>
    </w:p>
    <w:p w14:paraId="2CFC4DB4" w14:textId="773B8A21" w:rsidR="00746E26" w:rsidRDefault="00746E26" w:rsidP="00EA742C">
      <w:pPr>
        <w:pStyle w:val="ListParagraph"/>
        <w:widowControl w:val="0"/>
        <w:tabs>
          <w:tab w:val="left" w:pos="883"/>
        </w:tabs>
        <w:spacing w:before="26"/>
        <w:ind w:left="2340" w:hanging="900"/>
        <w:jc w:val="both"/>
        <w:rPr>
          <w:rFonts w:ascii="Times" w:eastAsia="Arial" w:hAnsi="Times" w:cs="Calibri"/>
        </w:rPr>
      </w:pPr>
      <w:r>
        <w:rPr>
          <w:rFonts w:ascii="Times" w:eastAsia="Arial" w:hAnsi="Times" w:cs="Calibri"/>
        </w:rPr>
        <w:t xml:space="preserve">Website: </w:t>
      </w:r>
      <w:hyperlink r:id="rId9" w:tgtFrame="_blank" w:history="1">
        <w:r w:rsidRPr="00746E26">
          <w:rPr>
            <w:rStyle w:val="Hyperlink"/>
            <w:rFonts w:ascii="Times" w:eastAsia="Arial" w:hAnsi="Times" w:cs="Calibri"/>
          </w:rPr>
          <w:t>www.temporalecology.org</w:t>
        </w:r>
      </w:hyperlink>
    </w:p>
    <w:p w14:paraId="422EFEFC" w14:textId="1FF8F213" w:rsidR="00746E26" w:rsidRDefault="00746E26" w:rsidP="00EA742C">
      <w:pPr>
        <w:pStyle w:val="ListParagraph"/>
        <w:widowControl w:val="0"/>
        <w:tabs>
          <w:tab w:val="left" w:pos="883"/>
        </w:tabs>
        <w:spacing w:before="26"/>
        <w:ind w:left="2340" w:hanging="900"/>
        <w:jc w:val="both"/>
        <w:rPr>
          <w:rFonts w:ascii="Times" w:eastAsia="Arial" w:hAnsi="Times" w:cs="Calibri"/>
        </w:rPr>
      </w:pPr>
    </w:p>
    <w:p w14:paraId="2C6B854A" w14:textId="4A198D1C" w:rsidR="00746E26" w:rsidRDefault="00746E26" w:rsidP="00EA742C">
      <w:pPr>
        <w:pStyle w:val="ListParagraph"/>
        <w:widowControl w:val="0"/>
        <w:numPr>
          <w:ilvl w:val="0"/>
          <w:numId w:val="9"/>
        </w:numPr>
        <w:tabs>
          <w:tab w:val="left" w:pos="883"/>
        </w:tabs>
        <w:spacing w:before="26"/>
        <w:jc w:val="both"/>
        <w:rPr>
          <w:rFonts w:ascii="Times" w:eastAsia="Arial" w:hAnsi="Times" w:cs="Calibri"/>
          <w:b/>
          <w:bCs/>
        </w:rPr>
      </w:pPr>
      <w:r w:rsidRPr="00746E26">
        <w:rPr>
          <w:rFonts w:ascii="Times" w:eastAsia="Arial" w:hAnsi="Times" w:cs="Calibri"/>
          <w:b/>
          <w:bCs/>
        </w:rPr>
        <w:t xml:space="preserve">Dr. Noel Michelle Holbrook – </w:t>
      </w:r>
      <w:r>
        <w:rPr>
          <w:rFonts w:ascii="Times" w:eastAsia="Arial" w:hAnsi="Times" w:cs="Calibri"/>
          <w:b/>
          <w:bCs/>
        </w:rPr>
        <w:t>co-primary</w:t>
      </w:r>
      <w:r w:rsidRPr="00746E26">
        <w:rPr>
          <w:rFonts w:ascii="Times" w:eastAsia="Arial" w:hAnsi="Times" w:cs="Calibri"/>
          <w:b/>
          <w:bCs/>
        </w:rPr>
        <w:t xml:space="preserve"> advisor</w:t>
      </w:r>
    </w:p>
    <w:p w14:paraId="09EDC57E" w14:textId="0FE3002B" w:rsidR="00746E26" w:rsidRDefault="00746E26" w:rsidP="00EA742C">
      <w:pPr>
        <w:widowControl w:val="0"/>
        <w:tabs>
          <w:tab w:val="left" w:pos="883"/>
        </w:tabs>
        <w:spacing w:before="26"/>
        <w:jc w:val="both"/>
        <w:rPr>
          <w:rFonts w:ascii="Times" w:eastAsia="Arial" w:hAnsi="Times" w:cs="Calibri"/>
        </w:rPr>
      </w:pPr>
      <w:r>
        <w:rPr>
          <w:rFonts w:ascii="Times" w:eastAsia="Arial" w:hAnsi="Times" w:cs="Calibri"/>
          <w:b/>
          <w:bCs/>
        </w:rPr>
        <w:tab/>
      </w:r>
      <w:r>
        <w:rPr>
          <w:rFonts w:ascii="Times" w:eastAsia="Arial" w:hAnsi="Times" w:cs="Calibri"/>
          <w:b/>
          <w:bCs/>
        </w:rPr>
        <w:tab/>
      </w:r>
      <w:r>
        <w:rPr>
          <w:rFonts w:ascii="Times" w:eastAsia="Arial" w:hAnsi="Times" w:cs="Calibri"/>
        </w:rPr>
        <w:t xml:space="preserve">Email: </w:t>
      </w:r>
      <w:hyperlink r:id="rId10" w:history="1">
        <w:r w:rsidRPr="004B5E2B">
          <w:rPr>
            <w:rStyle w:val="Hyperlink"/>
            <w:rFonts w:ascii="Times" w:eastAsia="Arial" w:hAnsi="Times" w:cs="Calibri"/>
          </w:rPr>
          <w:t>holbrook@oeb.harvard.edu</w:t>
        </w:r>
      </w:hyperlink>
    </w:p>
    <w:p w14:paraId="16E72F3D" w14:textId="77777777" w:rsidR="00746E26" w:rsidRDefault="00746E26" w:rsidP="00872CD0">
      <w:pPr>
        <w:widowControl w:val="0"/>
        <w:tabs>
          <w:tab w:val="left" w:pos="883"/>
        </w:tabs>
        <w:spacing w:before="26"/>
        <w:ind w:left="2340" w:hanging="900"/>
        <w:rPr>
          <w:rFonts w:ascii="Times" w:eastAsia="Arial" w:hAnsi="Times" w:cs="Calibri"/>
        </w:rPr>
      </w:pPr>
      <w:r>
        <w:rPr>
          <w:rFonts w:ascii="Times" w:eastAsia="Arial" w:hAnsi="Times" w:cs="Calibri"/>
        </w:rPr>
        <w:t xml:space="preserve">Address: </w:t>
      </w:r>
      <w:r w:rsidRPr="00746E26">
        <w:rPr>
          <w:rFonts w:ascii="Times" w:eastAsia="Arial" w:hAnsi="Times" w:cs="Calibri"/>
        </w:rPr>
        <w:t>Organismic and Evolutionary Biology</w:t>
      </w:r>
    </w:p>
    <w:p w14:paraId="3C3CB0C1" w14:textId="397EBEB5" w:rsidR="00746E26" w:rsidRDefault="00746E26" w:rsidP="00872CD0">
      <w:pPr>
        <w:widowControl w:val="0"/>
        <w:tabs>
          <w:tab w:val="left" w:pos="883"/>
        </w:tabs>
        <w:spacing w:before="26"/>
        <w:ind w:left="2340" w:hanging="900"/>
        <w:rPr>
          <w:rFonts w:ascii="Times" w:eastAsia="Arial" w:hAnsi="Times" w:cs="Calibri"/>
        </w:rPr>
      </w:pPr>
      <w:r>
        <w:rPr>
          <w:rFonts w:ascii="Times" w:eastAsia="Arial" w:hAnsi="Times" w:cs="Calibri"/>
        </w:rPr>
        <w:tab/>
        <w:t>Harvard University</w:t>
      </w:r>
      <w:r w:rsidRPr="00746E26">
        <w:rPr>
          <w:rFonts w:ascii="Times" w:eastAsia="Arial" w:hAnsi="Times" w:cs="Calibri"/>
        </w:rPr>
        <w:br/>
        <w:t>16 Divinity Ave., Room 3119</w:t>
      </w:r>
      <w:r w:rsidRPr="00746E26">
        <w:rPr>
          <w:rFonts w:ascii="Times" w:eastAsia="Arial" w:hAnsi="Times" w:cs="Calibri"/>
        </w:rPr>
        <w:br/>
        <w:t>Cambridge, MA 02138</w:t>
      </w:r>
    </w:p>
    <w:p w14:paraId="7C44106F" w14:textId="3FBB45C3" w:rsidR="00746E26" w:rsidRDefault="00746E26" w:rsidP="00EA742C">
      <w:pPr>
        <w:widowControl w:val="0"/>
        <w:tabs>
          <w:tab w:val="left" w:pos="883"/>
        </w:tabs>
        <w:spacing w:before="26"/>
        <w:ind w:left="2340" w:hanging="900"/>
        <w:jc w:val="both"/>
        <w:rPr>
          <w:rFonts w:ascii="Times" w:eastAsia="Arial" w:hAnsi="Times" w:cs="Calibri"/>
        </w:rPr>
      </w:pPr>
      <w:r>
        <w:rPr>
          <w:rFonts w:ascii="Times" w:eastAsia="Arial" w:hAnsi="Times" w:cs="Calibri"/>
        </w:rPr>
        <w:t xml:space="preserve">Phone: </w:t>
      </w:r>
      <w:r w:rsidRPr="00746E26">
        <w:rPr>
          <w:rFonts w:ascii="Times" w:eastAsia="Arial" w:hAnsi="Times" w:cs="Calibri"/>
        </w:rPr>
        <w:t>617</w:t>
      </w:r>
      <w:r>
        <w:rPr>
          <w:rFonts w:ascii="Times" w:eastAsia="Arial" w:hAnsi="Times" w:cs="Calibri"/>
        </w:rPr>
        <w:t>-</w:t>
      </w:r>
      <w:r w:rsidRPr="00746E26">
        <w:rPr>
          <w:rFonts w:ascii="Times" w:eastAsia="Arial" w:hAnsi="Times" w:cs="Calibri"/>
        </w:rPr>
        <w:t>496</w:t>
      </w:r>
      <w:r>
        <w:rPr>
          <w:rFonts w:ascii="Times" w:eastAsia="Arial" w:hAnsi="Times" w:cs="Calibri"/>
        </w:rPr>
        <w:t>-</w:t>
      </w:r>
      <w:r w:rsidRPr="00746E26">
        <w:rPr>
          <w:rFonts w:ascii="Times" w:eastAsia="Arial" w:hAnsi="Times" w:cs="Calibri"/>
        </w:rPr>
        <w:t>0603</w:t>
      </w:r>
    </w:p>
    <w:p w14:paraId="64D8ED00" w14:textId="710903D8" w:rsidR="00746E26" w:rsidRDefault="00746E26" w:rsidP="00EA742C">
      <w:pPr>
        <w:widowControl w:val="0"/>
        <w:tabs>
          <w:tab w:val="left" w:pos="883"/>
        </w:tabs>
        <w:spacing w:before="26"/>
        <w:ind w:left="2340" w:hanging="900"/>
        <w:jc w:val="both"/>
        <w:rPr>
          <w:rFonts w:ascii="Times" w:eastAsia="Arial" w:hAnsi="Times" w:cs="Calibri"/>
        </w:rPr>
      </w:pPr>
    </w:p>
    <w:p w14:paraId="01E5766D" w14:textId="4E66FFE4" w:rsidR="00746E26" w:rsidRPr="00746E26" w:rsidRDefault="00746E26" w:rsidP="00EA742C">
      <w:pPr>
        <w:pStyle w:val="ListParagraph"/>
        <w:widowControl w:val="0"/>
        <w:numPr>
          <w:ilvl w:val="0"/>
          <w:numId w:val="9"/>
        </w:numPr>
        <w:tabs>
          <w:tab w:val="left" w:pos="883"/>
        </w:tabs>
        <w:spacing w:before="26"/>
        <w:jc w:val="both"/>
        <w:rPr>
          <w:rFonts w:ascii="Times" w:eastAsia="Arial" w:hAnsi="Times" w:cs="Calibri"/>
          <w:b/>
          <w:bCs/>
        </w:rPr>
      </w:pPr>
      <w:r w:rsidRPr="00746E26">
        <w:rPr>
          <w:rFonts w:ascii="Times" w:eastAsia="Arial" w:hAnsi="Times" w:cs="Calibri"/>
          <w:b/>
          <w:bCs/>
        </w:rPr>
        <w:t>Dr. Laura Marx</w:t>
      </w:r>
    </w:p>
    <w:p w14:paraId="6073BB5F" w14:textId="55CA10E3" w:rsidR="00746E26" w:rsidRDefault="00746E26" w:rsidP="00EA742C">
      <w:pPr>
        <w:pStyle w:val="ListParagraph"/>
        <w:widowControl w:val="0"/>
        <w:tabs>
          <w:tab w:val="left" w:pos="883"/>
        </w:tabs>
        <w:spacing w:before="26"/>
        <w:ind w:left="1440"/>
        <w:jc w:val="both"/>
        <w:rPr>
          <w:rFonts w:ascii="Times" w:eastAsia="Arial" w:hAnsi="Times" w:cs="Calibri"/>
        </w:rPr>
      </w:pPr>
      <w:r>
        <w:rPr>
          <w:rFonts w:ascii="Times" w:eastAsia="Arial" w:hAnsi="Times" w:cs="Calibri"/>
        </w:rPr>
        <w:t xml:space="preserve">Email: </w:t>
      </w:r>
      <w:hyperlink r:id="rId11" w:history="1">
        <w:r w:rsidRPr="004B5E2B">
          <w:rPr>
            <w:rStyle w:val="Hyperlink"/>
            <w:rFonts w:ascii="Times" w:eastAsia="Arial" w:hAnsi="Times" w:cs="Calibri"/>
          </w:rPr>
          <w:t>lmarx@tnc.org</w:t>
        </w:r>
      </w:hyperlink>
    </w:p>
    <w:p w14:paraId="2C285395" w14:textId="24FB0D8A" w:rsidR="00746E26" w:rsidRDefault="00746E26" w:rsidP="00872CD0">
      <w:pPr>
        <w:pStyle w:val="ListParagraph"/>
        <w:widowControl w:val="0"/>
        <w:tabs>
          <w:tab w:val="left" w:pos="883"/>
        </w:tabs>
        <w:spacing w:before="26"/>
        <w:ind w:left="1440"/>
        <w:rPr>
          <w:rFonts w:ascii="Times" w:eastAsia="Arial" w:hAnsi="Times" w:cs="Calibri"/>
        </w:rPr>
      </w:pPr>
      <w:r>
        <w:rPr>
          <w:rFonts w:ascii="Times" w:eastAsia="Arial" w:hAnsi="Times" w:cs="Calibri"/>
        </w:rPr>
        <w:t>Address: The Nature Conservancy</w:t>
      </w:r>
    </w:p>
    <w:p w14:paraId="7D1079FD" w14:textId="77777777" w:rsidR="00746E26" w:rsidRDefault="00746E26" w:rsidP="00872CD0">
      <w:pPr>
        <w:pStyle w:val="ListParagraph"/>
        <w:widowControl w:val="0"/>
        <w:tabs>
          <w:tab w:val="left" w:pos="883"/>
        </w:tabs>
        <w:spacing w:before="26"/>
        <w:ind w:left="2340"/>
        <w:rPr>
          <w:rFonts w:ascii="Times" w:eastAsia="Arial" w:hAnsi="Times" w:cs="Calibri"/>
        </w:rPr>
      </w:pPr>
      <w:r w:rsidRPr="00746E26">
        <w:rPr>
          <w:rFonts w:ascii="Times" w:eastAsia="Arial" w:hAnsi="Times" w:cs="Calibri"/>
        </w:rPr>
        <w:t>The Felt Building</w:t>
      </w:r>
      <w:r w:rsidRPr="00746E26">
        <w:rPr>
          <w:rFonts w:ascii="Times" w:eastAsia="Arial" w:hAnsi="Times" w:cs="Calibri"/>
        </w:rPr>
        <w:br/>
        <w:t>136 West Street, Suite 202</w:t>
      </w:r>
      <w:r w:rsidRPr="00746E26">
        <w:rPr>
          <w:rFonts w:ascii="Times" w:eastAsia="Arial" w:hAnsi="Times" w:cs="Calibri"/>
        </w:rPr>
        <w:br/>
        <w:t>Northampton, MA 01060</w:t>
      </w:r>
    </w:p>
    <w:p w14:paraId="5198EB11" w14:textId="51475AE4" w:rsidR="00746E26" w:rsidRDefault="00746E26" w:rsidP="00EA742C">
      <w:pPr>
        <w:pStyle w:val="ListParagraph"/>
        <w:widowControl w:val="0"/>
        <w:tabs>
          <w:tab w:val="left" w:pos="883"/>
        </w:tabs>
        <w:spacing w:before="26"/>
        <w:ind w:left="1440"/>
        <w:jc w:val="both"/>
        <w:rPr>
          <w:rFonts w:ascii="Times" w:eastAsia="Arial" w:hAnsi="Times" w:cs="Calibri"/>
        </w:rPr>
      </w:pPr>
      <w:r w:rsidRPr="00746E26">
        <w:rPr>
          <w:rFonts w:ascii="Times" w:eastAsia="Arial" w:hAnsi="Times" w:cs="Calibri"/>
        </w:rPr>
        <w:t>Phone: 413-584-2532</w:t>
      </w:r>
    </w:p>
    <w:p w14:paraId="3976BB77" w14:textId="28D414EC" w:rsidR="00746E26" w:rsidRDefault="00746E26" w:rsidP="00EA742C">
      <w:pPr>
        <w:pStyle w:val="ListParagraph"/>
        <w:widowControl w:val="0"/>
        <w:tabs>
          <w:tab w:val="left" w:pos="883"/>
        </w:tabs>
        <w:spacing w:before="26"/>
        <w:ind w:left="1440"/>
        <w:jc w:val="both"/>
        <w:rPr>
          <w:rFonts w:ascii="Times" w:eastAsia="Arial" w:hAnsi="Times" w:cs="Calibri"/>
        </w:rPr>
      </w:pPr>
    </w:p>
    <w:p w14:paraId="6B335F53" w14:textId="7134E99C" w:rsidR="00746E26" w:rsidRPr="00746E26" w:rsidRDefault="00746E26" w:rsidP="00EA742C">
      <w:pPr>
        <w:pStyle w:val="ListParagraph"/>
        <w:widowControl w:val="0"/>
        <w:numPr>
          <w:ilvl w:val="0"/>
          <w:numId w:val="9"/>
        </w:numPr>
        <w:tabs>
          <w:tab w:val="left" w:pos="883"/>
        </w:tabs>
        <w:spacing w:before="26"/>
        <w:jc w:val="both"/>
        <w:rPr>
          <w:rFonts w:ascii="Times" w:eastAsia="Arial" w:hAnsi="Times" w:cs="Calibri"/>
          <w:b/>
          <w:bCs/>
        </w:rPr>
      </w:pPr>
      <w:r w:rsidRPr="00746E26">
        <w:rPr>
          <w:rFonts w:ascii="Times" w:eastAsia="Arial" w:hAnsi="Times" w:cs="Calibri"/>
          <w:b/>
          <w:bCs/>
        </w:rPr>
        <w:t>Dr. Benjamin Cook</w:t>
      </w:r>
    </w:p>
    <w:p w14:paraId="50AC23A3" w14:textId="45626462" w:rsidR="00746E26" w:rsidRDefault="00746E26" w:rsidP="00EA742C">
      <w:pPr>
        <w:pStyle w:val="ListParagraph"/>
        <w:widowControl w:val="0"/>
        <w:tabs>
          <w:tab w:val="left" w:pos="883"/>
        </w:tabs>
        <w:spacing w:before="26"/>
        <w:ind w:left="1440"/>
        <w:jc w:val="both"/>
        <w:rPr>
          <w:rFonts w:ascii="Times" w:eastAsia="Arial" w:hAnsi="Times" w:cs="Calibri"/>
        </w:rPr>
      </w:pPr>
      <w:r>
        <w:rPr>
          <w:rFonts w:ascii="Times" w:eastAsia="Arial" w:hAnsi="Times" w:cs="Calibri"/>
        </w:rPr>
        <w:t xml:space="preserve">Email: </w:t>
      </w:r>
      <w:hyperlink r:id="rId12" w:history="1">
        <w:r w:rsidRPr="00746E26">
          <w:rPr>
            <w:rStyle w:val="Hyperlink"/>
            <w:rFonts w:ascii="Times" w:eastAsia="Arial" w:hAnsi="Times" w:cs="Calibri"/>
          </w:rPr>
          <w:t>benjamin.i.cook@nasa.gov</w:t>
        </w:r>
      </w:hyperlink>
    </w:p>
    <w:p w14:paraId="5C9B102D" w14:textId="77777777" w:rsidR="00746E26" w:rsidRPr="00746E26" w:rsidRDefault="00746E26" w:rsidP="00872CD0">
      <w:pPr>
        <w:pStyle w:val="ListParagraph"/>
        <w:widowControl w:val="0"/>
        <w:tabs>
          <w:tab w:val="left" w:pos="883"/>
        </w:tabs>
        <w:spacing w:before="26"/>
        <w:ind w:left="1440"/>
        <w:rPr>
          <w:rFonts w:ascii="Times" w:eastAsia="Arial" w:hAnsi="Times" w:cs="Calibri"/>
        </w:rPr>
      </w:pPr>
      <w:r>
        <w:rPr>
          <w:rFonts w:ascii="Times" w:eastAsia="Arial" w:hAnsi="Times" w:cs="Calibri"/>
        </w:rPr>
        <w:t xml:space="preserve">Address: </w:t>
      </w:r>
      <w:r w:rsidRPr="00746E26">
        <w:rPr>
          <w:rFonts w:ascii="Times" w:eastAsia="Arial" w:hAnsi="Times" w:cs="Calibri"/>
        </w:rPr>
        <w:t>National Aeronautics and Space Administration</w:t>
      </w:r>
    </w:p>
    <w:p w14:paraId="43C8833C" w14:textId="16D7D89A" w:rsidR="00746E26" w:rsidRDefault="00746E26" w:rsidP="00872CD0">
      <w:pPr>
        <w:pStyle w:val="ListParagraph"/>
        <w:widowControl w:val="0"/>
        <w:tabs>
          <w:tab w:val="left" w:pos="883"/>
        </w:tabs>
        <w:spacing w:before="26"/>
        <w:ind w:left="2340"/>
        <w:rPr>
          <w:rFonts w:ascii="Times" w:eastAsia="Arial" w:hAnsi="Times" w:cs="Calibri"/>
        </w:rPr>
      </w:pPr>
      <w:r w:rsidRPr="00746E26">
        <w:rPr>
          <w:rFonts w:ascii="Times" w:eastAsia="Arial" w:hAnsi="Times" w:cs="Calibri"/>
        </w:rPr>
        <w:t>NASA Goddard Institute for Space Studies</w:t>
      </w:r>
      <w:r w:rsidRPr="00746E26">
        <w:rPr>
          <w:rFonts w:ascii="Times" w:eastAsia="Arial" w:hAnsi="Times" w:cs="Calibri"/>
        </w:rPr>
        <w:br/>
        <w:t>2880 Broadway</w:t>
      </w:r>
      <w:r w:rsidRPr="00746E26">
        <w:rPr>
          <w:rFonts w:ascii="Times" w:eastAsia="Arial" w:hAnsi="Times" w:cs="Calibri"/>
        </w:rPr>
        <w:br/>
        <w:t>New York, NY 10025 USA</w:t>
      </w:r>
    </w:p>
    <w:p w14:paraId="7C73B0C9" w14:textId="77777777" w:rsidR="00746E26" w:rsidRPr="00746E26" w:rsidRDefault="00746E26" w:rsidP="00EA742C">
      <w:pPr>
        <w:pStyle w:val="ListParagraph"/>
        <w:widowControl w:val="0"/>
        <w:tabs>
          <w:tab w:val="left" w:pos="883"/>
        </w:tabs>
        <w:spacing w:before="26"/>
        <w:ind w:left="2340" w:hanging="900"/>
        <w:jc w:val="both"/>
        <w:rPr>
          <w:rFonts w:ascii="Times" w:eastAsia="Arial" w:hAnsi="Times" w:cs="Calibri"/>
        </w:rPr>
      </w:pPr>
      <w:r>
        <w:rPr>
          <w:rFonts w:ascii="Times" w:eastAsia="Arial" w:hAnsi="Times" w:cs="Calibri"/>
        </w:rPr>
        <w:t xml:space="preserve">Phone: </w:t>
      </w:r>
      <w:r w:rsidRPr="00746E26">
        <w:rPr>
          <w:rFonts w:ascii="Times" w:eastAsia="Arial" w:hAnsi="Times" w:cs="Calibri"/>
        </w:rPr>
        <w:t>212-678-5669</w:t>
      </w:r>
    </w:p>
    <w:p w14:paraId="719D4D6E" w14:textId="35E0AFE6" w:rsidR="00746E26" w:rsidRDefault="00746E26" w:rsidP="00EA742C">
      <w:pPr>
        <w:pStyle w:val="ListParagraph"/>
        <w:widowControl w:val="0"/>
        <w:tabs>
          <w:tab w:val="left" w:pos="883"/>
        </w:tabs>
        <w:spacing w:before="26"/>
        <w:ind w:left="2340" w:hanging="900"/>
        <w:jc w:val="both"/>
        <w:rPr>
          <w:rFonts w:ascii="Times" w:eastAsia="Arial" w:hAnsi="Times" w:cs="Calibri"/>
        </w:rPr>
      </w:pPr>
    </w:p>
    <w:p w14:paraId="07C8E4B2" w14:textId="40FA47D9"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5CA318BC" w14:textId="77F8DA61"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20DEC5A2" w14:textId="1D509E36"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38D24699" w14:textId="75EB3245"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5AF48756" w14:textId="71F8DB43"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73007E31" w14:textId="74F60A85"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1DFE7FBD" w14:textId="47772D08"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42076EA9" w14:textId="322D32AC"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0AFDABD5" w14:textId="40B5B876"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1672558B" w14:textId="3B4884B2" w:rsidR="002A6945" w:rsidRDefault="002A6945" w:rsidP="00EA742C">
      <w:pPr>
        <w:pStyle w:val="ListParagraph"/>
        <w:widowControl w:val="0"/>
        <w:tabs>
          <w:tab w:val="left" w:pos="883"/>
        </w:tabs>
        <w:spacing w:before="26"/>
        <w:ind w:left="2340" w:hanging="900"/>
        <w:jc w:val="both"/>
        <w:rPr>
          <w:rFonts w:ascii="Times" w:eastAsia="Arial" w:hAnsi="Times" w:cs="Calibri"/>
        </w:rPr>
      </w:pPr>
    </w:p>
    <w:p w14:paraId="4B3153EF" w14:textId="3EBC789D" w:rsidR="005910DC" w:rsidRPr="005910DC" w:rsidRDefault="00F56474" w:rsidP="00EA742C">
      <w:pPr>
        <w:jc w:val="both"/>
        <w:rPr>
          <w:rFonts w:ascii="Times" w:hAnsi="Times" w:cs="Arial"/>
          <w:b/>
          <w:bCs/>
          <w:sz w:val="32"/>
          <w:szCs w:val="32"/>
        </w:rPr>
      </w:pPr>
      <w:r w:rsidRPr="00F56474">
        <w:rPr>
          <w:rFonts w:ascii="Times" w:hAnsi="Times" w:cs="Arial"/>
          <w:b/>
          <w:bCs/>
          <w:sz w:val="32"/>
          <w:szCs w:val="32"/>
        </w:rPr>
        <w:lastRenderedPageBreak/>
        <w:t>PhD Dissertation Abstract</w:t>
      </w:r>
      <w:r w:rsidR="005910DC">
        <w:rPr>
          <w:rFonts w:ascii="Times" w:hAnsi="Times" w:cs="Arial"/>
          <w:b/>
          <w:bCs/>
          <w:sz w:val="32"/>
          <w:szCs w:val="32"/>
        </w:rPr>
        <w:t xml:space="preserve">: </w:t>
      </w:r>
      <w:r w:rsidR="005910DC" w:rsidRPr="005910DC">
        <w:rPr>
          <w:rFonts w:ascii="Times" w:hAnsi="Times" w:cs="Arial"/>
          <w:b/>
          <w:bCs/>
          <w:i/>
          <w:iCs/>
          <w:sz w:val="28"/>
          <w:szCs w:val="28"/>
        </w:rPr>
        <w:t>Climate change reshapes phenology and false spring risk in temperate trees and shrubs</w:t>
      </w:r>
    </w:p>
    <w:p w14:paraId="0620BB7E" w14:textId="77777777" w:rsidR="002A6945" w:rsidRPr="002A6945" w:rsidRDefault="002A6945" w:rsidP="00EA742C">
      <w:pPr>
        <w:jc w:val="both"/>
        <w:rPr>
          <w:rFonts w:ascii="Times" w:hAnsi="Times" w:cs="Arial"/>
        </w:rPr>
      </w:pPr>
      <w:r w:rsidRPr="002A6945">
        <w:rPr>
          <w:rFonts w:ascii="Times" w:hAnsi="Times" w:cs="Arial"/>
        </w:rPr>
        <w:t>Temperate tree and shrub species are at risk of damage from late spring freezing events, however the extent of damage and the frequency and intensity of these events is still largely unknown. Individuals that initiate budburst before the last spring freeze are at risk of leaf tissue loss, damage to the xylem, and slowed, or even stalled, canopy development. These damaging events are called false springs and have the potential to detrimentally affect forest growth and sustainability, which can result in highly adverse ecological and economic consequences. It is crucial for scientists and management teams to have a better understanding of false spring future trends in order to better conserve our forest ecosystems.</w:t>
      </w:r>
    </w:p>
    <w:p w14:paraId="30C57783" w14:textId="77777777" w:rsidR="002A6945" w:rsidRPr="002A6945" w:rsidRDefault="002A6945" w:rsidP="00EA742C">
      <w:pPr>
        <w:jc w:val="both"/>
        <w:rPr>
          <w:rFonts w:ascii="Times" w:hAnsi="Times" w:cs="Arial"/>
          <w:b/>
          <w:bCs/>
          <w:i/>
          <w:iCs/>
        </w:rPr>
      </w:pPr>
      <w:r w:rsidRPr="002A6945">
        <w:rPr>
          <w:rFonts w:ascii="Times" w:hAnsi="Times" w:cs="Arial"/>
          <w:b/>
          <w:bCs/>
        </w:rPr>
        <w:t xml:space="preserve">Chapter 1: </w:t>
      </w:r>
      <w:r w:rsidRPr="002A6945">
        <w:rPr>
          <w:rFonts w:ascii="Times" w:hAnsi="Times" w:cs="Arial"/>
          <w:b/>
          <w:bCs/>
          <w:i/>
          <w:iCs/>
        </w:rPr>
        <w:t xml:space="preserve">Rethinking false spring risk  </w:t>
      </w:r>
    </w:p>
    <w:p w14:paraId="2286B2E9" w14:textId="77777777" w:rsidR="002A6945" w:rsidRPr="002A6945" w:rsidRDefault="002A6945" w:rsidP="00EA742C">
      <w:pPr>
        <w:jc w:val="both"/>
        <w:rPr>
          <w:rFonts w:ascii="Times" w:hAnsi="Times" w:cs="Arial"/>
          <w:b/>
          <w:bCs/>
          <w:i/>
          <w:iCs/>
        </w:rPr>
      </w:pPr>
      <w:r w:rsidRPr="002A6945">
        <w:rPr>
          <w:rFonts w:ascii="Times" w:hAnsi="Times" w:cs="Arial"/>
        </w:rPr>
        <w:t>Climate change has brought renewed interest to a major factor that shapes the life history of many non-tropical plant species: false spring events. While increased interest has led to a growing number of studies, much of the research takes a simplified view of these events, which—I argued—can lead to incorrect estimates and forecasting. Combining theory from ecology, climatology, physiology, biogeography and crop science we examined the effects of false springs, and the complexity of factors that drive plants’ risk to frost damage.</w:t>
      </w:r>
      <w:r w:rsidRPr="002A6945">
        <w:rPr>
          <w:rFonts w:ascii="Times" w:hAnsi="Times" w:cs="Arial"/>
          <w:b/>
          <w:bCs/>
          <w:i/>
          <w:iCs/>
        </w:rPr>
        <w:t> </w:t>
      </w:r>
    </w:p>
    <w:p w14:paraId="248A51B7" w14:textId="77777777" w:rsidR="002A6945" w:rsidRPr="002A6945" w:rsidRDefault="002A6945" w:rsidP="00EA742C">
      <w:pPr>
        <w:jc w:val="both"/>
        <w:rPr>
          <w:rFonts w:ascii="Times" w:eastAsia="Times New Roman" w:hAnsi="Times" w:cs="Arial"/>
          <w:b/>
          <w:bCs/>
          <w:i/>
          <w:iCs/>
          <w:color w:val="222222"/>
          <w:shd w:val="clear" w:color="auto" w:fill="FFFFFF"/>
        </w:rPr>
      </w:pPr>
      <w:r w:rsidRPr="002A6945">
        <w:rPr>
          <w:rFonts w:ascii="Times" w:hAnsi="Times" w:cs="Arial"/>
          <w:b/>
          <w:bCs/>
        </w:rPr>
        <w:t xml:space="preserve">Chapter 2: </w:t>
      </w:r>
      <w:r w:rsidRPr="002A6945">
        <w:rPr>
          <w:rFonts w:ascii="Times" w:eastAsia="Times New Roman" w:hAnsi="Times" w:cs="Arial"/>
          <w:b/>
          <w:bCs/>
          <w:i/>
          <w:iCs/>
          <w:color w:val="222222"/>
          <w:shd w:val="clear" w:color="auto" w:fill="FFFFFF"/>
        </w:rPr>
        <w:t>Climate change reshapes the drivers of false spring risk across European trees</w:t>
      </w:r>
    </w:p>
    <w:p w14:paraId="696D8E61" w14:textId="77777777" w:rsidR="002A6945" w:rsidRPr="002A6945" w:rsidRDefault="002A6945" w:rsidP="00EA742C">
      <w:pPr>
        <w:jc w:val="both"/>
        <w:rPr>
          <w:rFonts w:ascii="Times" w:eastAsia="Times New Roman" w:hAnsi="Times" w:cs="Arial"/>
          <w:color w:val="222222"/>
          <w:shd w:val="clear" w:color="auto" w:fill="FFFFFF"/>
        </w:rPr>
      </w:pPr>
      <w:r w:rsidRPr="002A6945">
        <w:rPr>
          <w:rFonts w:ascii="Times" w:eastAsia="Times New Roman" w:hAnsi="Times" w:cs="Arial"/>
          <w:color w:val="222222"/>
          <w:shd w:val="clear" w:color="auto" w:fill="FFFFFF"/>
        </w:rPr>
        <w:t xml:space="preserve">Here, I asked which climatic and geographic factors are the strongest predictors of false springs across six tree species, and how these predictors have shifted with recent climate change. By investigating </w:t>
      </w:r>
      <w:proofErr w:type="spellStart"/>
      <w:r w:rsidRPr="002A6945">
        <w:rPr>
          <w:rFonts w:ascii="Times" w:eastAsia="Times New Roman" w:hAnsi="Times" w:cs="Arial"/>
          <w:color w:val="222222"/>
          <w:shd w:val="clear" w:color="auto" w:fill="FFFFFF"/>
        </w:rPr>
        <w:t>leafout</w:t>
      </w:r>
      <w:proofErr w:type="spellEnd"/>
      <w:r w:rsidRPr="002A6945">
        <w:rPr>
          <w:rFonts w:ascii="Times" w:eastAsia="Times New Roman" w:hAnsi="Times" w:cs="Arial"/>
          <w:color w:val="222222"/>
          <w:shd w:val="clear" w:color="auto" w:fill="FFFFFF"/>
        </w:rPr>
        <w:t xml:space="preserve"> observations of six deciduous tree species from Europe, we unraveled the effects of species, spring temperature, elevation, distance from the coast and NAO index on false spring risk with climate change. We found that recent warming has reshaped the influence of these factors and magnified species-level variation in false spring risk.</w:t>
      </w:r>
    </w:p>
    <w:p w14:paraId="2AFC0238" w14:textId="77777777" w:rsidR="002A6945" w:rsidRPr="002A6945" w:rsidRDefault="002A6945" w:rsidP="00EA742C">
      <w:pPr>
        <w:jc w:val="both"/>
        <w:rPr>
          <w:rFonts w:ascii="Times" w:eastAsia="Times New Roman" w:hAnsi="Times" w:cs="Arial"/>
          <w:b/>
          <w:bCs/>
          <w:i/>
          <w:iCs/>
          <w:color w:val="222222"/>
          <w:shd w:val="clear" w:color="auto" w:fill="FFFFFF"/>
        </w:rPr>
      </w:pPr>
      <w:r w:rsidRPr="002A6945">
        <w:rPr>
          <w:rFonts w:ascii="Times" w:eastAsia="Times New Roman" w:hAnsi="Times" w:cs="Arial"/>
          <w:b/>
          <w:bCs/>
          <w:color w:val="222222"/>
          <w:shd w:val="clear" w:color="auto" w:fill="FFFFFF"/>
        </w:rPr>
        <w:t xml:space="preserve">Chapter 3: </w:t>
      </w:r>
      <w:r w:rsidRPr="002A6945">
        <w:rPr>
          <w:rFonts w:ascii="Times" w:eastAsia="Times New Roman" w:hAnsi="Times" w:cs="Arial"/>
          <w:b/>
          <w:bCs/>
          <w:i/>
          <w:iCs/>
          <w:color w:val="222222"/>
          <w:shd w:val="clear" w:color="auto" w:fill="FFFFFF"/>
        </w:rPr>
        <w:t>False spring damage to temperate tree saplings is amplified with winter warming</w:t>
      </w:r>
    </w:p>
    <w:p w14:paraId="20EDF629" w14:textId="64228CDA" w:rsidR="002A6945" w:rsidRPr="002A6945" w:rsidRDefault="002A6945" w:rsidP="00EA742C">
      <w:pPr>
        <w:jc w:val="both"/>
        <w:rPr>
          <w:rFonts w:ascii="Times" w:eastAsia="Times New Roman" w:hAnsi="Times" w:cs="Times New Roman"/>
        </w:rPr>
      </w:pPr>
      <w:r w:rsidRPr="002A6945">
        <w:rPr>
          <w:rFonts w:ascii="Times" w:eastAsia="Times New Roman" w:hAnsi="Times" w:cs="Arial"/>
          <w:color w:val="222222"/>
          <w:shd w:val="clear" w:color="auto" w:fill="FFFFFF"/>
        </w:rPr>
        <w:t>For this experiment, I investigate</w:t>
      </w:r>
      <w:r w:rsidR="00BA042A">
        <w:rPr>
          <w:rFonts w:ascii="Times" w:eastAsia="Times New Roman" w:hAnsi="Times" w:cs="Arial"/>
          <w:color w:val="222222"/>
          <w:shd w:val="clear" w:color="auto" w:fill="FFFFFF"/>
        </w:rPr>
        <w:t>d</w:t>
      </w:r>
      <w:r w:rsidRPr="002A6945">
        <w:rPr>
          <w:rFonts w:ascii="Times" w:eastAsia="Times New Roman" w:hAnsi="Times" w:cs="Arial"/>
          <w:color w:val="222222"/>
          <w:shd w:val="clear" w:color="auto" w:fill="FFFFFF"/>
        </w:rPr>
        <w:t xml:space="preserve"> the interplay of false spring events and warmer winters (generally expected to reduce chilling) across eight temperate deciduous tree species examining a suite of phenological, growth and leaf tissue traits. I found that false springs increased tissue damage, decreased leaf toughness and leaf thickness, and slowed budburst to </w:t>
      </w:r>
      <w:proofErr w:type="spellStart"/>
      <w:r w:rsidRPr="002A6945">
        <w:rPr>
          <w:rFonts w:ascii="Times" w:eastAsia="Times New Roman" w:hAnsi="Times" w:cs="Arial"/>
          <w:color w:val="222222"/>
          <w:shd w:val="clear" w:color="auto" w:fill="FFFFFF"/>
        </w:rPr>
        <w:t>leafout</w:t>
      </w:r>
      <w:proofErr w:type="spellEnd"/>
      <w:r w:rsidRPr="002A6945">
        <w:rPr>
          <w:rFonts w:ascii="Times" w:eastAsia="Times New Roman" w:hAnsi="Times" w:cs="Arial"/>
          <w:color w:val="222222"/>
          <w:shd w:val="clear" w:color="auto" w:fill="FFFFFF"/>
        </w:rPr>
        <w:t xml:space="preserve"> timing---extending the period of maximum freezing risk. Chilling, however, shortened this period of maximum risk, even under false spring conditions, thus compensating for some of the more adverse phenological effects of false springs. Despite major shifts in phenology from false springs and chilling I did not find evidence of phenological reordering within the community of species we studied. The results instead suggest climate change will reshape forest communities through impacts on growth and leaf traits from the coupled effects of false springs and warmer winters under future climate change.</w:t>
      </w:r>
    </w:p>
    <w:p w14:paraId="6409583C" w14:textId="77777777" w:rsidR="002A6945" w:rsidRPr="002A6945" w:rsidRDefault="002A6945" w:rsidP="00EA742C">
      <w:pPr>
        <w:ind w:left="1170" w:hanging="1170"/>
        <w:jc w:val="both"/>
        <w:rPr>
          <w:rFonts w:ascii="Times" w:hAnsi="Times" w:cs="Arial"/>
          <w:b/>
          <w:bCs/>
          <w:i/>
          <w:iCs/>
        </w:rPr>
      </w:pPr>
      <w:r w:rsidRPr="002A6945">
        <w:rPr>
          <w:rFonts w:ascii="Times" w:hAnsi="Times" w:cs="Arial"/>
          <w:b/>
          <w:bCs/>
        </w:rPr>
        <w:t xml:space="preserve">Chapter 4: </w:t>
      </w:r>
      <w:r w:rsidRPr="002A6945">
        <w:rPr>
          <w:rFonts w:ascii="Times" w:hAnsi="Times" w:cs="Arial"/>
          <w:b/>
          <w:bCs/>
          <w:i/>
          <w:iCs/>
        </w:rPr>
        <w:t>Assessing budburst phenology observations and simulations to better understand growing degree day models and methods</w:t>
      </w:r>
    </w:p>
    <w:p w14:paraId="558AF1BA" w14:textId="77777777" w:rsidR="002A6945" w:rsidRPr="002A6945" w:rsidRDefault="002A6945" w:rsidP="00EA742C">
      <w:pPr>
        <w:jc w:val="both"/>
        <w:rPr>
          <w:rFonts w:ascii="Times" w:hAnsi="Times" w:cs="Arial"/>
        </w:rPr>
      </w:pPr>
      <w:r w:rsidRPr="002A6945">
        <w:rPr>
          <w:rFonts w:ascii="Times" w:hAnsi="Times" w:cs="Arial"/>
        </w:rPr>
        <w:t xml:space="preserve">Often we use mixed models to answer ecological questions, though we do not always understand the intricacies of the model output, nor do we investigate what is missing from the model output. Here, I work to understand mixed models using simulation data and test myriad hypotheses through these simulations. These methods can be applied to many ecological questions investigating climate data across global habitats but I specifically investigate spring plant phenology and how using different methods to measure climate can impact predictions. Understanding and predicting spring plant phenology is essential for determining growing season length and predicting and individual’s risk of false spring under climate change. </w:t>
      </w:r>
    </w:p>
    <w:p w14:paraId="68177A47" w14:textId="77777777" w:rsidR="002A6945" w:rsidRPr="00746E26" w:rsidRDefault="002A6945" w:rsidP="00EA742C">
      <w:pPr>
        <w:pStyle w:val="ListParagraph"/>
        <w:widowControl w:val="0"/>
        <w:tabs>
          <w:tab w:val="left" w:pos="883"/>
        </w:tabs>
        <w:spacing w:before="26"/>
        <w:ind w:left="2340" w:hanging="900"/>
        <w:jc w:val="both"/>
        <w:rPr>
          <w:rFonts w:ascii="Times" w:eastAsia="Arial" w:hAnsi="Times" w:cs="Calibri"/>
        </w:rPr>
      </w:pPr>
    </w:p>
    <w:p w14:paraId="0E236406" w14:textId="77777777" w:rsidR="00456E39" w:rsidRPr="0003408D" w:rsidRDefault="00456E39" w:rsidP="00EA742C">
      <w:pPr>
        <w:jc w:val="both"/>
        <w:rPr>
          <w:rFonts w:ascii="Times" w:hAnsi="Times" w:cs="Arial"/>
          <w:b/>
          <w:bCs/>
          <w:sz w:val="28"/>
          <w:szCs w:val="28"/>
        </w:rPr>
      </w:pPr>
      <w:r w:rsidRPr="0003408D">
        <w:rPr>
          <w:rFonts w:ascii="Times" w:hAnsi="Times" w:cs="Arial"/>
          <w:b/>
          <w:bCs/>
          <w:sz w:val="28"/>
          <w:szCs w:val="28"/>
        </w:rPr>
        <w:t>Understanding the effects of climate change on forest resilience and carbon storage in southern Appalachia</w:t>
      </w:r>
    </w:p>
    <w:p w14:paraId="7EC100D5" w14:textId="77777777" w:rsidR="00456E39" w:rsidRPr="009906C4" w:rsidRDefault="00456E39" w:rsidP="00EA742C">
      <w:pPr>
        <w:ind w:firstLine="300"/>
        <w:jc w:val="both"/>
        <w:rPr>
          <w:rFonts w:ascii="Times" w:hAnsi="Times" w:cs="Arial"/>
        </w:rPr>
      </w:pPr>
      <w:r w:rsidRPr="009906C4">
        <w:rPr>
          <w:rFonts w:ascii="Times" w:hAnsi="Times" w:cs="Arial"/>
        </w:rPr>
        <w:t xml:space="preserve">Climate change is impacting plant and animal communities, which can ultimately reshape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9906C4">
        <w:rPr>
          <w:rFonts w:ascii="Times" w:hAnsi="Times" w:cs="Arial"/>
        </w:rPr>
        <w:t>Yohe</w:t>
      </w:r>
      <w:proofErr w:type="spellEnd"/>
      <w:r w:rsidRPr="009906C4">
        <w:rPr>
          <w:rFonts w:ascii="Times" w:hAnsi="Times" w:cs="Arial"/>
        </w:rPr>
        <w:t xml:space="preserve">, 2003; Schwartz et al., 2006]. There is increasing evidence that climate change is exasperated at higher elevations [Giorgi et al., 1997; </w:t>
      </w:r>
      <w:proofErr w:type="spellStart"/>
      <w:r w:rsidRPr="009906C4">
        <w:rPr>
          <w:rFonts w:ascii="Times" w:hAnsi="Times" w:cs="Arial"/>
        </w:rPr>
        <w:t>Rangwala</w:t>
      </w:r>
      <w:proofErr w:type="spellEnd"/>
      <w:r w:rsidRPr="009906C4">
        <w:rPr>
          <w:rFonts w:ascii="Times" w:hAnsi="Times" w:cs="Arial"/>
        </w:rPr>
        <w:t xml:space="preserve"> &amp; Miller, 2012; Pepin et al., 2015] and species’ ranges could be restricted in these areas, potentially leading to regional extinction [Bachelet et al., 2001; Potter et al., 2008]. Thus, through the effects of stress and disturbance from warming, tree species’ migration will be adversely affected, leading to profound impacts on forests and carbon sinks [Opdam &amp; </w:t>
      </w:r>
      <w:proofErr w:type="spellStart"/>
      <w:r w:rsidRPr="009906C4">
        <w:rPr>
          <w:rFonts w:ascii="Times" w:hAnsi="Times" w:cs="Arial"/>
        </w:rPr>
        <w:t>Wascher</w:t>
      </w:r>
      <w:proofErr w:type="spellEnd"/>
      <w:r w:rsidRPr="009906C4">
        <w:rPr>
          <w:rFonts w:ascii="Times" w:hAnsi="Times" w:cs="Arial"/>
        </w:rPr>
        <w:t xml:space="preserve">, 2004]. </w:t>
      </w:r>
    </w:p>
    <w:p w14:paraId="4D49F698" w14:textId="741BA5D4" w:rsidR="00456E39" w:rsidRPr="009906C4" w:rsidRDefault="005910DC" w:rsidP="00EA742C">
      <w:pPr>
        <w:ind w:firstLine="300"/>
        <w:jc w:val="both"/>
        <w:rPr>
          <w:rFonts w:ascii="Times" w:hAnsi="Times" w:cs="Arial"/>
        </w:rPr>
      </w:pPr>
      <w:r w:rsidRPr="009906C4">
        <w:rPr>
          <w:rFonts w:ascii="Times" w:hAnsi="Times" w:cs="Arial"/>
          <w:noProof/>
        </w:rPr>
        <mc:AlternateContent>
          <mc:Choice Requires="wps">
            <w:drawing>
              <wp:anchor distT="0" distB="0" distL="114300" distR="114300" simplePos="0" relativeHeight="251661312" behindDoc="0" locked="0" layoutInCell="1" allowOverlap="1" wp14:anchorId="61F72946" wp14:editId="59DC427D">
                <wp:simplePos x="0" y="0"/>
                <wp:positionH relativeFrom="column">
                  <wp:posOffset>3763188</wp:posOffset>
                </wp:positionH>
                <wp:positionV relativeFrom="paragraph">
                  <wp:posOffset>2049410</wp:posOffset>
                </wp:positionV>
                <wp:extent cx="2289175" cy="538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289175" cy="538480"/>
                        </a:xfrm>
                        <a:prstGeom prst="rect">
                          <a:avLst/>
                        </a:prstGeom>
                        <a:solidFill>
                          <a:prstClr val="white"/>
                        </a:solidFill>
                        <a:ln>
                          <a:noFill/>
                        </a:ln>
                      </wps:spPr>
                      <wps:txbx>
                        <w:txbxContent>
                          <w:p w14:paraId="5DB5DF11" w14:textId="68D53C5E" w:rsidR="00456E39" w:rsidRPr="005A0335" w:rsidRDefault="00456E39" w:rsidP="00456E39">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872CD0">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72946" id="_x0000_t202" coordsize="21600,21600" o:spt="202" path="m,l,21600r21600,l21600,xe">
                <v:stroke joinstyle="miter"/>
                <v:path gradientshapeok="t" o:connecttype="rect"/>
              </v:shapetype>
              <v:shape id="Text Box 3" o:spid="_x0000_s1026" type="#_x0000_t202" style="position:absolute;left:0;text-align:left;margin-left:296.3pt;margin-top:161.35pt;width:180.25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" stroked="f">
                <v:textbox inset="0,0,0,0">
                  <w:txbxContent>
                    <w:p w14:paraId="5DB5DF11" w14:textId="68D53C5E" w:rsidR="00456E39" w:rsidRPr="005A0335" w:rsidRDefault="00456E39" w:rsidP="00456E39">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872CD0">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9906C4">
        <w:rPr>
          <w:rFonts w:ascii="Times" w:hAnsi="Times" w:cs="Arial"/>
          <w:noProof/>
        </w:rPr>
        <w:drawing>
          <wp:anchor distT="0" distB="0" distL="114300" distR="114300" simplePos="0" relativeHeight="251660288" behindDoc="0" locked="0" layoutInCell="1" allowOverlap="1" wp14:anchorId="69F199A2" wp14:editId="170E5AEB">
            <wp:simplePos x="0" y="0"/>
            <wp:positionH relativeFrom="column">
              <wp:posOffset>3763645</wp:posOffset>
            </wp:positionH>
            <wp:positionV relativeFrom="paragraph">
              <wp:posOffset>577215</wp:posOffset>
            </wp:positionV>
            <wp:extent cx="2151380" cy="1466850"/>
            <wp:effectExtent l="0" t="0" r="0" b="635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13"/>
                    <a:stretch>
                      <a:fillRect/>
                    </a:stretch>
                  </pic:blipFill>
                  <pic:spPr>
                    <a:xfrm>
                      <a:off x="0" y="0"/>
                      <a:ext cx="2151380" cy="1466850"/>
                    </a:xfrm>
                    <a:prstGeom prst="rect">
                      <a:avLst/>
                    </a:prstGeom>
                  </pic:spPr>
                </pic:pic>
              </a:graphicData>
            </a:graphic>
            <wp14:sizeRelH relativeFrom="page">
              <wp14:pctWidth>0</wp14:pctWidth>
            </wp14:sizeRelH>
            <wp14:sizeRelV relativeFrom="page">
              <wp14:pctHeight>0</wp14:pctHeight>
            </wp14:sizeRelV>
          </wp:anchor>
        </w:drawing>
      </w:r>
      <w:r w:rsidR="00456E39" w:rsidRPr="009906C4">
        <w:rPr>
          <w:rFonts w:ascii="Times" w:hAnsi="Times" w:cs="Arial"/>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et al.,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00456E39" w:rsidRPr="009906C4">
        <w:rPr>
          <w:rFonts w:ascii="Times" w:hAnsi="Times" w:cs="Arial"/>
        </w:rPr>
        <w:t>Rentch</w:t>
      </w:r>
      <w:proofErr w:type="spellEnd"/>
      <w:r w:rsidR="00456E39" w:rsidRPr="009906C4">
        <w:rPr>
          <w:rFonts w:ascii="Times" w:hAnsi="Times" w:cs="Arial"/>
        </w:rPr>
        <w:t xml:space="preserve"> et al., 2003a, 2003b]. Climate change coupled with rapid land-use change is resulting in the creation of gaps of varying size within forest canopies [</w:t>
      </w:r>
      <w:proofErr w:type="spellStart"/>
      <w:r w:rsidR="00456E39" w:rsidRPr="009906C4">
        <w:rPr>
          <w:rFonts w:ascii="Times" w:hAnsi="Times" w:cs="Arial"/>
        </w:rPr>
        <w:t>Canham</w:t>
      </w:r>
      <w:proofErr w:type="spellEnd"/>
      <w:r w:rsidR="00456E39" w:rsidRPr="009906C4">
        <w:rPr>
          <w:rFonts w:ascii="Times" w:hAnsi="Times" w:cs="Arial"/>
        </w:rPr>
        <w:t xml:space="preserve"> et al., 1999]. </w:t>
      </w:r>
      <w:r w:rsidR="00456E39">
        <w:rPr>
          <w:rFonts w:ascii="Times" w:hAnsi="Times" w:cs="Arial"/>
        </w:rPr>
        <w:t xml:space="preserve">The </w:t>
      </w:r>
      <w:r w:rsidR="00456E39" w:rsidRPr="009906C4">
        <w:rPr>
          <w:rFonts w:ascii="Times" w:hAnsi="Times" w:cs="Arial"/>
        </w:rPr>
        <w:t>effects of these gaps on forest recruitment and resilience---or the ability of a forest to recover after a disturbance---are not fully understood.</w:t>
      </w:r>
    </w:p>
    <w:p w14:paraId="298611F1" w14:textId="77777777" w:rsidR="00456E39" w:rsidRPr="009906C4" w:rsidRDefault="00456E39" w:rsidP="00EA742C">
      <w:pPr>
        <w:ind w:firstLine="300"/>
        <w:jc w:val="both"/>
        <w:rPr>
          <w:rFonts w:ascii="Times" w:hAnsi="Times" w:cs="Arial"/>
        </w:rPr>
      </w:pPr>
      <w:r w:rsidRPr="009906C4">
        <w:rPr>
          <w:rFonts w:ascii="Times" w:hAnsi="Times" w:cs="Arial"/>
        </w:rPr>
        <w:t>Climate change is impacting forests in myriad ways—some of which are positive (i.e., increased CO2 fertilization and longer growing seasons)—but many are detrimental such as</w:t>
      </w:r>
      <w:r>
        <w:rPr>
          <w:rFonts w:ascii="Times" w:hAnsi="Times" w:cs="Arial"/>
        </w:rPr>
        <w:t xml:space="preserve"> </w:t>
      </w:r>
      <w:r w:rsidRPr="009906C4">
        <w:rPr>
          <w:rFonts w:ascii="Times" w:hAnsi="Times" w:cs="Arial"/>
        </w:rPr>
        <w:t xml:space="preserve">rising temperatures and decreasing precipitation leading to increased tree mortality from </w:t>
      </w:r>
      <w:r>
        <w:rPr>
          <w:rFonts w:ascii="Times" w:hAnsi="Times" w:cs="Arial"/>
        </w:rPr>
        <w:t xml:space="preserve">stress and </w:t>
      </w:r>
      <w:r w:rsidRPr="009906C4">
        <w:rPr>
          <w:rFonts w:ascii="Times" w:hAnsi="Times" w:cs="Arial"/>
        </w:rPr>
        <w:t xml:space="preserve">drought [Ayres &amp; </w:t>
      </w:r>
      <w:proofErr w:type="spellStart"/>
      <w:r w:rsidRPr="009906C4">
        <w:rPr>
          <w:rFonts w:ascii="Times" w:hAnsi="Times" w:cs="Arial"/>
        </w:rPr>
        <w:t>Lombardero</w:t>
      </w:r>
      <w:proofErr w:type="spellEnd"/>
      <w:r w:rsidRPr="009906C4">
        <w:rPr>
          <w:rFonts w:ascii="Times" w:hAnsi="Times" w:cs="Arial"/>
        </w:rPr>
        <w:t xml:space="preserve">, 2000; Bachelet et al., 2001; Lloyd &amp; Bunn, 2007; Allen et al., 2010]. Repeated incidence of drought generally leads to increased vulnerability and subsequent decreases in forest resilience [Allen et al., 2010; Anderegg et al.,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9906C4">
        <w:rPr>
          <w:rFonts w:ascii="Times" w:hAnsi="Times" w:cs="Arial"/>
        </w:rPr>
        <w:t>Lombardero</w:t>
      </w:r>
      <w:proofErr w:type="spellEnd"/>
      <w:r w:rsidRPr="009906C4">
        <w:rPr>
          <w:rFonts w:ascii="Times" w:hAnsi="Times" w:cs="Arial"/>
        </w:rPr>
        <w:t>, 2000; Anderegg et al., 2020]. By assessing both inter- and intra-specific variation in drought tolerance, pest damage and microclimatic impact, we can better predict the effects of climate change on temperate forests.</w:t>
      </w:r>
    </w:p>
    <w:p w14:paraId="176B1389" w14:textId="77777777" w:rsidR="00456E39" w:rsidRPr="009906C4" w:rsidRDefault="00456E39" w:rsidP="00EA742C">
      <w:pPr>
        <w:ind w:firstLine="300"/>
        <w:jc w:val="both"/>
        <w:rPr>
          <w:rFonts w:ascii="Times" w:hAnsi="Times" w:cs="Arial"/>
        </w:rPr>
      </w:pPr>
      <w:r w:rsidRPr="009906C4">
        <w:rPr>
          <w:rFonts w:ascii="Times" w:hAnsi="Times" w:cs="Arial"/>
        </w:rPr>
        <w:t xml:space="preserve"> The combined effects of increasing temperatures and decreasing precipitation is impacting tree species differently, with extensive effects on drought-intolerant species leading to northward and westward range shifts [Fei et al., 2017]. Additionally, there is growing evidence that southern Appalachian forests are transitioning to shade-tolerant, fire-resistant species such as red maple and American beech [Fei et al., 2017; Knott et al., 2019] and there is a reduction in foundation species’ regeneration [</w:t>
      </w:r>
      <w:proofErr w:type="spellStart"/>
      <w:r w:rsidRPr="009906C4">
        <w:rPr>
          <w:rFonts w:ascii="Times" w:hAnsi="Times" w:cs="Arial"/>
        </w:rPr>
        <w:t>Izbicki</w:t>
      </w:r>
      <w:proofErr w:type="spellEnd"/>
      <w:r w:rsidRPr="009906C4">
        <w:rPr>
          <w:rFonts w:ascii="Times" w:hAnsi="Times" w:cs="Arial"/>
        </w:rPr>
        <w:t xml:space="preserve"> et al., 2020].</w:t>
      </w:r>
    </w:p>
    <w:p w14:paraId="01D91F1A" w14:textId="77777777" w:rsidR="00456E39" w:rsidRPr="009906C4" w:rsidRDefault="00456E39" w:rsidP="00EA742C">
      <w:pPr>
        <w:ind w:firstLine="300"/>
        <w:jc w:val="both"/>
        <w:rPr>
          <w:rFonts w:ascii="Times" w:hAnsi="Times" w:cs="Arial"/>
        </w:rPr>
      </w:pPr>
      <w:r>
        <w:rPr>
          <w:rFonts w:ascii="Times" w:hAnsi="Times" w:cs="Arial"/>
        </w:rPr>
        <w:lastRenderedPageBreak/>
        <w:t>O</w:t>
      </w:r>
      <w:r w:rsidRPr="009906C4">
        <w:rPr>
          <w:rFonts w:ascii="Times" w:hAnsi="Times" w:cs="Arial"/>
        </w:rPr>
        <w:t>ak species (i.e., Quercus genus) are</w:t>
      </w:r>
      <w:r>
        <w:rPr>
          <w:rFonts w:ascii="Times" w:hAnsi="Times" w:cs="Arial"/>
        </w:rPr>
        <w:t xml:space="preserve"> considered foundation species in many temperate systems </w:t>
      </w:r>
      <w:r w:rsidRPr="009906C4">
        <w:rPr>
          <w:rFonts w:ascii="Times" w:hAnsi="Times" w:cs="Arial"/>
        </w:rPr>
        <w:t>[Ellison et al., 2005; Mitchell et al., 2019]</w:t>
      </w:r>
      <w:r>
        <w:rPr>
          <w:rFonts w:ascii="Times" w:hAnsi="Times" w:cs="Arial"/>
        </w:rPr>
        <w:t xml:space="preserve"> and are </w:t>
      </w:r>
      <w:r w:rsidRPr="009906C4">
        <w:rPr>
          <w:rFonts w:ascii="Times" w:hAnsi="Times" w:cs="Arial"/>
        </w:rPr>
        <w:t>generally fire-resistant,</w:t>
      </w:r>
      <w:r>
        <w:rPr>
          <w:rFonts w:ascii="Times" w:hAnsi="Times" w:cs="Arial"/>
        </w:rPr>
        <w:t xml:space="preserve"> though</w:t>
      </w:r>
      <w:r w:rsidRPr="009906C4">
        <w:rPr>
          <w:rFonts w:ascii="Times" w:hAnsi="Times" w:cs="Arial"/>
        </w:rPr>
        <w:t xml:space="preserve">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w:t>
      </w:r>
      <w:r>
        <w:rPr>
          <w:rFonts w:ascii="Times" w:hAnsi="Times" w:cs="Arial"/>
        </w:rPr>
        <w:t xml:space="preserve"> </w:t>
      </w:r>
      <w:r w:rsidRPr="009906C4">
        <w:rPr>
          <w:rFonts w:ascii="Times" w:hAnsi="Times" w:cs="Arial"/>
        </w:rPr>
        <w:t>greatly influence forest hydrology</w:t>
      </w:r>
      <w:r>
        <w:rPr>
          <w:rFonts w:ascii="Times" w:hAnsi="Times" w:cs="Arial"/>
        </w:rPr>
        <w:t xml:space="preserve">, </w:t>
      </w:r>
      <w:r w:rsidRPr="009906C4">
        <w:rPr>
          <w:rFonts w:ascii="Times" w:hAnsi="Times" w:cs="Arial"/>
        </w:rPr>
        <w:t xml:space="preserve">nutrient cycling [Arthur et al., 2012] and contribute to increases in biodiversity [Mitchell et al., 2019; </w:t>
      </w:r>
      <w:proofErr w:type="spellStart"/>
      <w:r w:rsidRPr="009906C4">
        <w:rPr>
          <w:rFonts w:ascii="Times" w:hAnsi="Times" w:cs="Arial"/>
        </w:rPr>
        <w:t>Izbicki</w:t>
      </w:r>
      <w:proofErr w:type="spellEnd"/>
      <w:r w:rsidRPr="009906C4">
        <w:rPr>
          <w:rFonts w:ascii="Times" w:hAnsi="Times" w:cs="Arial"/>
        </w:rPr>
        <w:t xml:space="preserve"> et al., 2020]. It is therefore essential to understand the effects of climate change on southern Appalachian forest habitats—with a strong focus on oak species—and the cascading impacts to our crucial carbon sinks. </w:t>
      </w:r>
    </w:p>
    <w:p w14:paraId="018AE1FF" w14:textId="77777777" w:rsidR="00456E39" w:rsidRPr="009906C4" w:rsidRDefault="00456E39" w:rsidP="00EA742C">
      <w:pPr>
        <w:ind w:firstLine="300"/>
        <w:jc w:val="both"/>
        <w:rPr>
          <w:rFonts w:ascii="Times" w:hAnsi="Times" w:cs="Arial"/>
          <w:u w:val="single"/>
        </w:rPr>
      </w:pPr>
      <w:r w:rsidRPr="00061275">
        <w:rPr>
          <w:rFonts w:ascii="Times" w:hAnsi="Times" w:cs="Arial"/>
        </w:rPr>
        <w:t>Disturbance to canopy trees and the creation of gaps in forests can lead to a multitude of effects including increased competition through light availability as well as changes to soil temperature, moisture and microbial community structure.</w:t>
      </w:r>
      <w:r w:rsidRPr="009906C4">
        <w:rPr>
          <w:rFonts w:ascii="Times" w:hAnsi="Times" w:cs="Arial"/>
        </w:rPr>
        <w:t xml:space="preserve"> Canopy disturbance often leads to increases in soil nitrogen availability, which can allow for understory species to out-compete regenerating seedlings and saplings like oaks [</w:t>
      </w:r>
      <w:proofErr w:type="spellStart"/>
      <w:r w:rsidRPr="009906C4">
        <w:rPr>
          <w:rFonts w:ascii="Times" w:hAnsi="Times" w:cs="Arial"/>
        </w:rPr>
        <w:t>Mladenoff</w:t>
      </w:r>
      <w:proofErr w:type="spellEnd"/>
      <w:r w:rsidRPr="009906C4">
        <w:rPr>
          <w:rFonts w:ascii="Times" w:hAnsi="Times" w:cs="Arial"/>
        </w:rPr>
        <w:t>, 1987; Taylor et al., 2017]. Canopy gaps—especially more northern gaps, where sun angles are lower—with higher soil temperatures have significantly higher total growing season carbon flux th</w:t>
      </w:r>
      <w:r>
        <w:rPr>
          <w:rFonts w:ascii="Times" w:hAnsi="Times" w:cs="Arial"/>
        </w:rPr>
        <w:t>a</w:t>
      </w:r>
      <w:r w:rsidRPr="009906C4">
        <w:rPr>
          <w:rFonts w:ascii="Times" w:hAnsi="Times" w:cs="Arial"/>
        </w:rPr>
        <w:t xml:space="preserve">n those with lower temperatures and less light availability [Raymond et al., 2006; Schatz et al., 2012]. Thus, identifying microclimatic soil variation </w:t>
      </w:r>
      <w:r>
        <w:rPr>
          <w:rFonts w:ascii="Times" w:hAnsi="Times" w:cs="Arial"/>
        </w:rPr>
        <w:t xml:space="preserve">among </w:t>
      </w:r>
      <w:r w:rsidRPr="009906C4">
        <w:rPr>
          <w:rFonts w:ascii="Times" w:hAnsi="Times" w:cs="Arial"/>
        </w:rPr>
        <w:t xml:space="preserve">gap and closed-canopy sites is essential for accurate carbon flux forecasting and, by maintaining mixed-forest growth, there is a reduction in risk from the adverse effects of global climate change. </w:t>
      </w:r>
    </w:p>
    <w:p w14:paraId="480C93EF" w14:textId="77777777" w:rsidR="00456E39" w:rsidRPr="00250528" w:rsidRDefault="00456E39" w:rsidP="00EA742C">
      <w:pPr>
        <w:jc w:val="both"/>
        <w:rPr>
          <w:rFonts w:ascii="Times" w:hAnsi="Times" w:cs="Arial"/>
          <w:b/>
          <w:u w:val="single"/>
        </w:rPr>
      </w:pPr>
      <w:r w:rsidRPr="00250528">
        <w:rPr>
          <w:rFonts w:ascii="Times" w:hAnsi="Times" w:cs="Arial"/>
          <w:b/>
          <w:u w:val="single"/>
        </w:rPr>
        <w:t>RESEARCH OBJECTIVES:</w:t>
      </w:r>
    </w:p>
    <w:p w14:paraId="25940D50" w14:textId="77777777" w:rsidR="00456E39" w:rsidRPr="009906C4" w:rsidRDefault="00456E39" w:rsidP="00EA742C">
      <w:pPr>
        <w:jc w:val="both"/>
        <w:rPr>
          <w:rFonts w:ascii="Times" w:hAnsi="Times" w:cs="Arial"/>
        </w:rPr>
      </w:pPr>
      <w:r w:rsidRPr="009906C4">
        <w:rPr>
          <w:rFonts w:ascii="Times" w:hAnsi="Times" w:cs="Arial"/>
        </w:rPr>
        <w:t>The overall aim of the proposed research is to understand how gap size impacts the reestablishment and maintenance of mixed-forest and regenerative growth. To do this I will investigate gap sites of varying size</w:t>
      </w:r>
      <w:r>
        <w:rPr>
          <w:rFonts w:ascii="Times" w:hAnsi="Times" w:cs="Arial"/>
        </w:rPr>
        <w:t>s</w:t>
      </w:r>
      <w:r w:rsidRPr="009906C4">
        <w:rPr>
          <w:rFonts w:ascii="Times" w:hAnsi="Times" w:cs="Arial"/>
        </w:rPr>
        <w:t xml:space="preserve"> and compare these to closed</w:t>
      </w:r>
      <w:r>
        <w:rPr>
          <w:rFonts w:ascii="Times" w:hAnsi="Times" w:cs="Arial"/>
        </w:rPr>
        <w:t>-</w:t>
      </w:r>
      <w:r w:rsidRPr="009906C4">
        <w:rPr>
          <w:rFonts w:ascii="Times" w:hAnsi="Times" w:cs="Arial"/>
        </w:rPr>
        <w:t>canopy sites in the southern Appalachian Mountains to assess (1) forest recruitment of the dominant species and report diversity and richness of shade-tolerant vs shade-intolerant</w:t>
      </w:r>
      <w:r>
        <w:rPr>
          <w:rFonts w:ascii="Times" w:hAnsi="Times" w:cs="Arial"/>
        </w:rPr>
        <w:t xml:space="preserve"> tree and shrub</w:t>
      </w:r>
      <w:r w:rsidRPr="009906C4">
        <w:rPr>
          <w:rFonts w:ascii="Times" w:hAnsi="Times" w:cs="Arial"/>
        </w:rPr>
        <w:t xml:space="preserve"> species over time, (2) drought tolerance of the dominant tree species across the gap and closed</w:t>
      </w:r>
      <w:r>
        <w:rPr>
          <w:rFonts w:ascii="Times" w:hAnsi="Times" w:cs="Arial"/>
        </w:rPr>
        <w:t>-</w:t>
      </w:r>
      <w:r w:rsidRPr="009906C4">
        <w:rPr>
          <w:rFonts w:ascii="Times" w:hAnsi="Times" w:cs="Arial"/>
        </w:rPr>
        <w:t>canopy sites using a greenhouse and phytotron cutting experiment and (3) soil microbial community structure, variability in soil</w:t>
      </w:r>
      <w:ins w:id="0" w:author="Zakiya Holmes Leggett" w:date="2020-11-18T09:22:00Z">
        <w:r w:rsidRPr="009906C4">
          <w:rPr>
            <w:rFonts w:ascii="Times" w:hAnsi="Times" w:cs="Arial"/>
          </w:rPr>
          <w:t xml:space="preserve"> nutrients, soil</w:t>
        </w:r>
      </w:ins>
      <w:r w:rsidRPr="009906C4">
        <w:rPr>
          <w:rFonts w:ascii="Times" w:hAnsi="Times" w:cs="Arial"/>
        </w:rPr>
        <w:t xml:space="preserve"> temperature, soil moisture and incident PAR of the gap sites versus the closed</w:t>
      </w:r>
      <w:r>
        <w:rPr>
          <w:rFonts w:ascii="Times" w:hAnsi="Times" w:cs="Arial"/>
        </w:rPr>
        <w:t>-</w:t>
      </w:r>
      <w:r w:rsidRPr="009906C4">
        <w:rPr>
          <w:rFonts w:ascii="Times" w:hAnsi="Times" w:cs="Arial"/>
        </w:rPr>
        <w:t>canopy sites to understand and predict the impacts of climate change on temperate forest resilience.</w:t>
      </w:r>
    </w:p>
    <w:p w14:paraId="3BCF8676" w14:textId="77777777" w:rsidR="00456E39" w:rsidRPr="009906C4" w:rsidRDefault="00456E39" w:rsidP="00EA742C">
      <w:pPr>
        <w:ind w:firstLine="72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2336" behindDoc="0" locked="0" layoutInCell="1" allowOverlap="1" wp14:anchorId="33317D9D" wp14:editId="0CACBDBD">
                <wp:simplePos x="0" y="0"/>
                <wp:positionH relativeFrom="column">
                  <wp:posOffset>96520</wp:posOffset>
                </wp:positionH>
                <wp:positionV relativeFrom="paragraph">
                  <wp:posOffset>2182495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760CEF88" w14:textId="268079BD"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872CD0">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17D9D" id="Text Box 4" o:spid="_x0000_s1027" type="#_x0000_t202" style="position:absolute;left:0;text-align:left;margin-left:7.6pt;margin-top:171.85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" stroked="f">
                <v:textbox inset="0,0,0,0">
                  <w:txbxContent>
                    <w:p w14:paraId="760CEF88" w14:textId="268079BD"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872CD0">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9906C4">
        <w:rPr>
          <w:rFonts w:ascii="Times" w:hAnsi="Times" w:cs="Arial"/>
          <w:b/>
          <w:bCs/>
          <w:noProof/>
        </w:rPr>
        <w:drawing>
          <wp:anchor distT="0" distB="0" distL="114300" distR="114300" simplePos="0" relativeHeight="251659264" behindDoc="0" locked="0" layoutInCell="1" allowOverlap="1" wp14:anchorId="59F7BCFF" wp14:editId="101A6B77">
            <wp:simplePos x="0" y="0"/>
            <wp:positionH relativeFrom="column">
              <wp:posOffset>121920</wp:posOffset>
            </wp:positionH>
            <wp:positionV relativeFrom="paragraph">
              <wp:posOffset>558800</wp:posOffset>
            </wp:positionV>
            <wp:extent cx="2214245" cy="1696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srcRect l="20878" t="25217" r="23164" b="31876"/>
                    <a:stretch/>
                  </pic:blipFill>
                  <pic:spPr bwMode="auto">
                    <a:xfrm>
                      <a:off x="0" y="0"/>
                      <a:ext cx="2214245" cy="16967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06C4">
        <w:rPr>
          <w:rFonts w:ascii="Times" w:hAnsi="Times" w:cs="Arial"/>
          <w:b/>
          <w:bCs/>
        </w:rPr>
        <w:t>Hypothesis 1:</w:t>
      </w:r>
      <w:r w:rsidRPr="009906C4">
        <w:rPr>
          <w:rFonts w:ascii="Times" w:hAnsi="Times" w:cs="Arial"/>
        </w:rPr>
        <w:t xml:space="preserve"> </w:t>
      </w:r>
      <w:r w:rsidRPr="009906C4">
        <w:rPr>
          <w:rFonts w:ascii="Times" w:hAnsi="Times" w:cs="Arial"/>
          <w:i/>
          <w:iCs/>
        </w:rPr>
        <w:t xml:space="preserve">The effects of gap size and location will impact species composition, recruitment and phenology. </w:t>
      </w:r>
      <w:r w:rsidRPr="009906C4">
        <w:rPr>
          <w:rFonts w:ascii="Times" w:hAnsi="Times" w:cs="Arial"/>
        </w:rPr>
        <w:t>Using various gap types in comparison to closed-canopy forested sites in the southern Appalachian Mountains</w:t>
      </w:r>
      <w:r>
        <w:rPr>
          <w:rFonts w:ascii="Times" w:hAnsi="Times" w:cs="Arial"/>
        </w:rPr>
        <w:t>,</w:t>
      </w:r>
      <w:r w:rsidRPr="009906C4">
        <w:rPr>
          <w:rFonts w:ascii="Times" w:hAnsi="Times" w:cs="Arial"/>
        </w:rPr>
        <w:t xml:space="preserve"> I will examine 10 different woody plant tree and shrub species—with overlapping phylogenies (Figure 2)—with 24 individuals per species: </w:t>
      </w:r>
      <w:r w:rsidRPr="009906C4">
        <w:rPr>
          <w:rFonts w:ascii="Times" w:hAnsi="Times" w:cs="Arial"/>
          <w:i/>
          <w:iCs/>
        </w:rPr>
        <w:t>Acer rubrum</w:t>
      </w:r>
      <w:r w:rsidRPr="009906C4">
        <w:rPr>
          <w:rFonts w:ascii="Times" w:hAnsi="Times" w:cs="Arial"/>
        </w:rPr>
        <w:t xml:space="preserve">, </w:t>
      </w:r>
      <w:r w:rsidRPr="009906C4">
        <w:rPr>
          <w:rFonts w:ascii="Times" w:hAnsi="Times" w:cs="Arial"/>
          <w:i/>
          <w:iCs/>
        </w:rPr>
        <w:t>Acer saccharum</w:t>
      </w:r>
      <w:r w:rsidRPr="009906C4">
        <w:rPr>
          <w:rFonts w:ascii="Times" w:hAnsi="Times" w:cs="Arial"/>
        </w:rPr>
        <w:t xml:space="preserve">, </w:t>
      </w:r>
      <w:r w:rsidRPr="009906C4">
        <w:rPr>
          <w:rFonts w:ascii="Times" w:hAnsi="Times" w:cs="Arial"/>
          <w:i/>
          <w:iCs/>
        </w:rPr>
        <w:t xml:space="preserve">Betula nigra, Corylus </w:t>
      </w:r>
      <w:proofErr w:type="spellStart"/>
      <w:r w:rsidRPr="009906C4">
        <w:rPr>
          <w:rFonts w:ascii="Times" w:hAnsi="Times" w:cs="Arial"/>
          <w:i/>
          <w:iCs/>
        </w:rPr>
        <w:t>cornuta</w:t>
      </w:r>
      <w:proofErr w:type="spellEnd"/>
      <w:r w:rsidRPr="009906C4">
        <w:rPr>
          <w:rFonts w:ascii="Times" w:hAnsi="Times" w:cs="Arial"/>
          <w:i/>
          <w:iCs/>
        </w:rPr>
        <w:t xml:space="preserve">, Carpinus </w:t>
      </w:r>
      <w:proofErr w:type="spellStart"/>
      <w:r w:rsidRPr="009906C4">
        <w:rPr>
          <w:rFonts w:ascii="Times" w:hAnsi="Times" w:cs="Arial"/>
          <w:i/>
          <w:iCs/>
        </w:rPr>
        <w:t>caroliniana</w:t>
      </w:r>
      <w:proofErr w:type="spellEnd"/>
      <w:r w:rsidRPr="009906C4">
        <w:rPr>
          <w:rFonts w:ascii="Times" w:hAnsi="Times" w:cs="Arial"/>
          <w:i/>
          <w:iCs/>
        </w:rPr>
        <w:t xml:space="preserve">, Fagus </w:t>
      </w:r>
      <w:proofErr w:type="spellStart"/>
      <w:r w:rsidRPr="009906C4">
        <w:rPr>
          <w:rFonts w:ascii="Times" w:hAnsi="Times" w:cs="Arial"/>
          <w:i/>
          <w:iCs/>
        </w:rPr>
        <w:t>grandifolia</w:t>
      </w:r>
      <w:proofErr w:type="spellEnd"/>
      <w:r w:rsidRPr="009906C4">
        <w:rPr>
          <w:rFonts w:ascii="Times" w:hAnsi="Times" w:cs="Arial"/>
          <w:i/>
          <w:iCs/>
        </w:rPr>
        <w:t xml:space="preserve">, </w:t>
      </w:r>
      <w:proofErr w:type="spellStart"/>
      <w:r w:rsidRPr="009906C4">
        <w:rPr>
          <w:rFonts w:ascii="Times" w:hAnsi="Times" w:cs="Arial"/>
          <w:i/>
          <w:iCs/>
        </w:rPr>
        <w:t>Hammamelis</w:t>
      </w:r>
      <w:proofErr w:type="spellEnd"/>
      <w:r w:rsidRPr="009906C4">
        <w:rPr>
          <w:rFonts w:ascii="Times" w:hAnsi="Times" w:cs="Arial"/>
          <w:i/>
          <w:iCs/>
        </w:rPr>
        <w:t xml:space="preserve"> virginiana, Quercus alba, Quercus </w:t>
      </w:r>
      <w:proofErr w:type="spellStart"/>
      <w:r w:rsidRPr="009906C4">
        <w:rPr>
          <w:rFonts w:ascii="Times" w:hAnsi="Times" w:cs="Arial"/>
          <w:i/>
          <w:iCs/>
        </w:rPr>
        <w:t>montana</w:t>
      </w:r>
      <w:proofErr w:type="spellEnd"/>
      <w:r w:rsidRPr="009906C4">
        <w:rPr>
          <w:rFonts w:ascii="Times" w:hAnsi="Times" w:cs="Arial"/>
        </w:rPr>
        <w:t xml:space="preserve"> and </w:t>
      </w:r>
      <w:r w:rsidRPr="009906C4">
        <w:rPr>
          <w:rFonts w:ascii="Times" w:hAnsi="Times" w:cs="Arial"/>
          <w:i/>
          <w:iCs/>
        </w:rPr>
        <w:t>Quercus rubra</w:t>
      </w:r>
      <w:r w:rsidRPr="009906C4">
        <w:rPr>
          <w:rFonts w:ascii="Times" w:hAnsi="Times" w:cs="Arial"/>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w:t>
      </w:r>
      <w:r w:rsidRPr="009906C4">
        <w:rPr>
          <w:rFonts w:ascii="Times" w:hAnsi="Times" w:cs="Arial"/>
        </w:rPr>
        <w:lastRenderedPageBreak/>
        <w:t xml:space="preserve">height (DBH) for all trees and shrubs within the site to understand tree age and growth; monitor early season phenology (i.e., budburst and </w:t>
      </w:r>
      <w:proofErr w:type="spellStart"/>
      <w:r w:rsidRPr="009906C4">
        <w:rPr>
          <w:rFonts w:ascii="Times" w:hAnsi="Times" w:cs="Arial"/>
        </w:rPr>
        <w:t>leafout</w:t>
      </w:r>
      <w:proofErr w:type="spellEnd"/>
      <w:r w:rsidRPr="009906C4">
        <w:rPr>
          <w:rFonts w:ascii="Times" w:hAnsi="Times" w:cs="Arial"/>
        </w:rPr>
        <w:t xml:space="preserve">) of the focal individual and also late season phenology (i.e., leaf drop and </w:t>
      </w:r>
      <w:proofErr w:type="spellStart"/>
      <w:r w:rsidRPr="009906C4">
        <w:rPr>
          <w:rFonts w:ascii="Times" w:hAnsi="Times" w:cs="Arial"/>
        </w:rPr>
        <w:t>budset</w:t>
      </w:r>
      <w:proofErr w:type="spellEnd"/>
      <w:r w:rsidRPr="009906C4">
        <w:rPr>
          <w:rFonts w:ascii="Times" w:hAnsi="Times" w:cs="Arial"/>
        </w:rPr>
        <w:t>); and record carbon sequestration measurements.</w:t>
      </w:r>
      <w:r w:rsidRPr="009906C4">
        <w:rPr>
          <w:rFonts w:ascii="Times" w:hAnsi="Times" w:cs="Arial"/>
        </w:rPr>
        <w:tab/>
      </w:r>
      <w:r w:rsidRPr="009906C4">
        <w:rPr>
          <w:rFonts w:ascii="Times" w:hAnsi="Times" w:cs="Arial"/>
        </w:rPr>
        <w:tab/>
      </w:r>
    </w:p>
    <w:p w14:paraId="236632E3" w14:textId="77777777" w:rsidR="00456E39" w:rsidRPr="009906C4" w:rsidRDefault="00456E39" w:rsidP="00EA742C">
      <w:pPr>
        <w:jc w:val="both"/>
        <w:rPr>
          <w:rFonts w:ascii="Times" w:hAnsi="Times" w:cs="Arial"/>
        </w:rPr>
      </w:pPr>
      <w:r w:rsidRPr="009906C4">
        <w:rPr>
          <w:rFonts w:ascii="Times" w:hAnsi="Times" w:cs="Arial"/>
        </w:rPr>
        <w:tab/>
      </w:r>
      <w:r w:rsidRPr="00864397">
        <w:rPr>
          <w:rFonts w:ascii="Times" w:hAnsi="Times" w:cs="Arial"/>
          <w:b/>
          <w:bCs/>
        </w:rPr>
        <w:t>Expected Outcomes and Significance:</w:t>
      </w:r>
      <w:r w:rsidRPr="009906C4">
        <w:rPr>
          <w:rFonts w:ascii="Times" w:hAnsi="Times" w:cs="Arial"/>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et al.,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22BAF606" w14:textId="03D7675C" w:rsidR="00456E39" w:rsidRPr="009906C4" w:rsidRDefault="005910DC" w:rsidP="00EA742C">
      <w:pPr>
        <w:ind w:firstLine="30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4384" behindDoc="0" locked="0" layoutInCell="1" allowOverlap="1" wp14:anchorId="60996C20" wp14:editId="14153FC2">
                <wp:simplePos x="0" y="0"/>
                <wp:positionH relativeFrom="column">
                  <wp:posOffset>3984787</wp:posOffset>
                </wp:positionH>
                <wp:positionV relativeFrom="paragraph">
                  <wp:posOffset>2357755</wp:posOffset>
                </wp:positionV>
                <wp:extent cx="1955800" cy="5416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1955800" cy="541655"/>
                        </a:xfrm>
                        <a:prstGeom prst="rect">
                          <a:avLst/>
                        </a:prstGeom>
                        <a:solidFill>
                          <a:prstClr val="white"/>
                        </a:solidFill>
                        <a:ln>
                          <a:noFill/>
                        </a:ln>
                      </wps:spPr>
                      <wps:txbx>
                        <w:txbxContent>
                          <w:p w14:paraId="77CC5BD9" w14:textId="42028917"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872CD0">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6C20" id="Text Box 7" o:spid="_x0000_s1028" type="#_x0000_t202" style="position:absolute;left:0;text-align:left;margin-left:313.75pt;margin-top:185.65pt;width:154pt;height:4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" stroked="f">
                <v:textbox inset="0,0,0,0">
                  <w:txbxContent>
                    <w:p w14:paraId="77CC5BD9" w14:textId="42028917"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872CD0">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9906C4">
        <w:rPr>
          <w:rFonts w:ascii="Times" w:hAnsi="Times" w:cs="Arial"/>
          <w:noProof/>
        </w:rPr>
        <w:drawing>
          <wp:anchor distT="0" distB="0" distL="114300" distR="114300" simplePos="0" relativeHeight="251663360" behindDoc="0" locked="0" layoutInCell="1" allowOverlap="1" wp14:anchorId="431D0289" wp14:editId="36342E58">
            <wp:simplePos x="0" y="0"/>
            <wp:positionH relativeFrom="column">
              <wp:posOffset>3976370</wp:posOffset>
            </wp:positionH>
            <wp:positionV relativeFrom="paragraph">
              <wp:posOffset>635635</wp:posOffset>
            </wp:positionV>
            <wp:extent cx="1946275" cy="1878965"/>
            <wp:effectExtent l="0" t="0" r="0" b="635"/>
            <wp:wrapSquare wrapText="bothSides"/>
            <wp:docPr id="5" name="Picture 5"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rotWithShape="1">
                    <a:blip r:embed="rId15"/>
                    <a:srcRect l="15626" r="6728"/>
                    <a:stretch/>
                  </pic:blipFill>
                  <pic:spPr bwMode="auto">
                    <a:xfrm>
                      <a:off x="0" y="0"/>
                      <a:ext cx="1946275" cy="187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6E39" w:rsidRPr="009906C4">
        <w:rPr>
          <w:rFonts w:ascii="Times" w:hAnsi="Times" w:cs="Arial"/>
          <w:b/>
          <w:bCs/>
        </w:rPr>
        <w:t xml:space="preserve">Hypothesis 2: </w:t>
      </w:r>
      <w:r w:rsidR="00456E39" w:rsidRPr="009906C4">
        <w:rPr>
          <w:rFonts w:ascii="Times" w:hAnsi="Times" w:cs="Arial"/>
          <w:i/>
          <w:iCs/>
        </w:rPr>
        <w:t>Drought tolerance of the dominant tree species will vary across the gap and closed-canopy sites.</w:t>
      </w:r>
      <w:r w:rsidR="00456E39" w:rsidRPr="009906C4">
        <w:rPr>
          <w:rFonts w:ascii="Times" w:hAnsi="Times" w:cs="Arial"/>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et al., 2016] and impact individual </w:t>
      </w:r>
      <w:proofErr w:type="spellStart"/>
      <w:r w:rsidR="00456E39" w:rsidRPr="009906C4">
        <w:rPr>
          <w:rFonts w:ascii="Times" w:hAnsi="Times" w:cs="Arial"/>
        </w:rPr>
        <w:t>phenologies</w:t>
      </w:r>
      <w:proofErr w:type="spellEnd"/>
      <w:r w:rsidR="00456E39" w:rsidRPr="009906C4">
        <w:rPr>
          <w:rFonts w:ascii="Times" w:hAnsi="Times" w:cs="Arial"/>
        </w:rPr>
        <w:t xml:space="preserve"> differently than daytime temperatures. There is also evidence for increased stress on plants from nighttime temperatures [</w:t>
      </w:r>
      <w:proofErr w:type="spellStart"/>
      <w:r w:rsidR="00456E39" w:rsidRPr="009906C4">
        <w:rPr>
          <w:rFonts w:ascii="Times" w:hAnsi="Times" w:cs="Arial"/>
        </w:rPr>
        <w:t>Grinevich</w:t>
      </w:r>
      <w:proofErr w:type="spellEnd"/>
      <w:r w:rsidR="00456E39" w:rsidRPr="009906C4">
        <w:rPr>
          <w:rFonts w:ascii="Times" w:hAnsi="Times" w:cs="Arial"/>
        </w:rPr>
        <w:t xml:space="preserve"> et al., 2019]. We will additionally expose control and treatment individuals to varying increases in nighttime temperatures in the early season and during drought conditions. In the fall of 2021—after </w:t>
      </w:r>
      <w:proofErr w:type="spellStart"/>
      <w:r w:rsidR="00456E39" w:rsidRPr="009906C4">
        <w:rPr>
          <w:rFonts w:ascii="Times" w:hAnsi="Times" w:cs="Arial"/>
        </w:rPr>
        <w:t>budset</w:t>
      </w:r>
      <w:proofErr w:type="spellEnd"/>
      <w:r w:rsidR="00456E39" w:rsidRPr="009906C4">
        <w:rPr>
          <w:rFonts w:ascii="Times" w:hAnsi="Times" w:cs="Arial"/>
        </w:rPr>
        <w:t xml:space="preserve"> and before complete leaf drop, I will take 10-16 cuttings of approximately 30cm for each individual. Upon delivery to the lab, I will place the cuttings in dormancy conditions of 4</w:t>
      </w:r>
      <w:r w:rsidR="00456E39" w:rsidRPr="009906C4">
        <w:rPr>
          <w:rFonts w:ascii="Times" w:hAnsi="Times" w:cs="Arial"/>
        </w:rPr>
        <w:sym w:font="Symbol" w:char="F0B0"/>
      </w:r>
      <w:r w:rsidR="00456E39" w:rsidRPr="009906C4">
        <w:rPr>
          <w:rFonts w:ascii="Times" w:hAnsi="Times" w:cs="Arial"/>
        </w:rPr>
        <w:t>C for 10 weeks (Figure 3), rotating individuals every two weeks to minimize bias from possible phytotron effects. After 10 weeks, I will place the individuals in phytotron conditions and expose to 8 hour photoperiod and 15</w:t>
      </w:r>
      <w:r w:rsidR="00456E39" w:rsidRPr="009906C4">
        <w:rPr>
          <w:rFonts w:ascii="Times" w:hAnsi="Times" w:cs="Arial"/>
        </w:rPr>
        <w:sym w:font="Symbol" w:char="F0B0"/>
      </w:r>
      <w:r w:rsidR="00456E39" w:rsidRPr="009906C4">
        <w:rPr>
          <w:rFonts w:ascii="Times" w:hAnsi="Times" w:cs="Arial"/>
        </w:rPr>
        <w:t>C  daytime temperatures and 10</w:t>
      </w:r>
      <w:r w:rsidR="00456E39" w:rsidRPr="009906C4">
        <w:rPr>
          <w:rFonts w:ascii="Times" w:hAnsi="Times" w:cs="Arial"/>
        </w:rPr>
        <w:sym w:font="Symbol" w:char="F0B0"/>
      </w:r>
      <w:r w:rsidR="00456E39" w:rsidRPr="009906C4">
        <w:rPr>
          <w:rFonts w:ascii="Times" w:hAnsi="Times" w:cs="Arial"/>
        </w:rPr>
        <w:t>C, 12</w:t>
      </w:r>
      <w:r w:rsidR="00456E39" w:rsidRPr="009906C4">
        <w:rPr>
          <w:rFonts w:ascii="Times" w:hAnsi="Times" w:cs="Arial"/>
        </w:rPr>
        <w:sym w:font="Symbol" w:char="F0B0"/>
      </w:r>
      <w:r w:rsidR="00456E39" w:rsidRPr="009906C4">
        <w:rPr>
          <w:rFonts w:ascii="Times" w:hAnsi="Times" w:cs="Arial"/>
        </w:rPr>
        <w:t>C and 15</w:t>
      </w:r>
      <w:r w:rsidR="00456E39" w:rsidRPr="009906C4">
        <w:rPr>
          <w:rFonts w:ascii="Times" w:hAnsi="Times" w:cs="Arial"/>
        </w:rPr>
        <w:sym w:font="Symbol" w:char="F0B0"/>
      </w:r>
      <w:r w:rsidR="00456E39" w:rsidRPr="009906C4">
        <w:rPr>
          <w:rFonts w:ascii="Times" w:hAnsi="Times" w:cs="Arial"/>
        </w:rPr>
        <w:t xml:space="preserve">C nighttime temperatures until </w:t>
      </w:r>
      <w:proofErr w:type="spellStart"/>
      <w:r w:rsidR="00456E39" w:rsidRPr="009906C4">
        <w:rPr>
          <w:rFonts w:ascii="Times" w:hAnsi="Times" w:cs="Arial"/>
        </w:rPr>
        <w:t>leafout</w:t>
      </w:r>
      <w:proofErr w:type="spellEnd"/>
      <w:r w:rsidR="00456E39" w:rsidRPr="009906C4">
        <w:rPr>
          <w:rFonts w:ascii="Times" w:hAnsi="Times" w:cs="Arial"/>
        </w:rPr>
        <w:t xml:space="preserve">. Once full </w:t>
      </w:r>
      <w:proofErr w:type="spellStart"/>
      <w:r w:rsidR="00456E39" w:rsidRPr="009906C4">
        <w:rPr>
          <w:rFonts w:ascii="Times" w:hAnsi="Times" w:cs="Arial"/>
        </w:rPr>
        <w:t>leafout</w:t>
      </w:r>
      <w:proofErr w:type="spellEnd"/>
      <w:r w:rsidR="00456E39" w:rsidRPr="009906C4">
        <w:rPr>
          <w:rFonts w:ascii="Times" w:hAnsi="Times" w:cs="Arial"/>
        </w:rPr>
        <w:t xml:space="preserve"> is achieved, I will expose individuals to three levels of drought conditions: (1) control group, (2) little to no precipitation, (3) medium levels of precipitation, coupled with a full factorial experiment of increased nighttime temperatures (+0</w:t>
      </w:r>
      <w:r w:rsidR="00456E39" w:rsidRPr="009906C4">
        <w:rPr>
          <w:rFonts w:ascii="Times" w:hAnsi="Times" w:cs="Arial"/>
        </w:rPr>
        <w:sym w:font="Symbol" w:char="F0B0"/>
      </w:r>
      <w:r w:rsidR="00456E39" w:rsidRPr="009906C4">
        <w:rPr>
          <w:rFonts w:ascii="Times" w:hAnsi="Times" w:cs="Arial"/>
        </w:rPr>
        <w:t>C, +2</w:t>
      </w:r>
      <w:r w:rsidR="00456E39" w:rsidRPr="009906C4">
        <w:rPr>
          <w:rFonts w:ascii="Times" w:hAnsi="Times" w:cs="Arial"/>
        </w:rPr>
        <w:sym w:font="Symbol" w:char="F0B0"/>
      </w:r>
      <w:r w:rsidR="00456E39" w:rsidRPr="009906C4">
        <w:rPr>
          <w:rFonts w:ascii="Times" w:hAnsi="Times" w:cs="Arial"/>
        </w:rPr>
        <w:t>C and +5</w:t>
      </w:r>
      <w:r w:rsidR="00456E39" w:rsidRPr="009906C4">
        <w:rPr>
          <w:rFonts w:ascii="Times" w:hAnsi="Times" w:cs="Arial"/>
        </w:rPr>
        <w:sym w:font="Symbol" w:char="F0B0"/>
      </w:r>
      <w:r w:rsidR="00456E39" w:rsidRPr="009906C4">
        <w:rPr>
          <w:rFonts w:ascii="Times" w:hAnsi="Times" w:cs="Arial"/>
        </w:rPr>
        <w:t xml:space="preserve">C) for each drought group 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 et al., 2009; </w:t>
      </w:r>
      <w:proofErr w:type="spellStart"/>
      <w:r w:rsidR="00456E39" w:rsidRPr="009906C4">
        <w:rPr>
          <w:rFonts w:ascii="Times" w:hAnsi="Times" w:cs="Arial"/>
        </w:rPr>
        <w:t>Brodribb</w:t>
      </w:r>
      <w:proofErr w:type="spellEnd"/>
      <w:r w:rsidR="00456E39" w:rsidRPr="009906C4">
        <w:rPr>
          <w:rFonts w:ascii="Times" w:hAnsi="Times" w:cs="Arial"/>
        </w:rPr>
        <w:t xml:space="preserve"> &amp; </w:t>
      </w:r>
      <w:proofErr w:type="spellStart"/>
      <w:r w:rsidR="00456E39" w:rsidRPr="009906C4">
        <w:rPr>
          <w:rFonts w:ascii="Times" w:hAnsi="Times" w:cs="Arial"/>
        </w:rPr>
        <w:t>Cochard</w:t>
      </w:r>
      <w:proofErr w:type="spellEnd"/>
      <w:r w:rsidR="00456E39" w:rsidRPr="009906C4">
        <w:rPr>
          <w:rFonts w:ascii="Times" w:hAnsi="Times" w:cs="Arial"/>
        </w:rPr>
        <w:t xml:space="preserve">, 2009]. </w:t>
      </w:r>
    </w:p>
    <w:p w14:paraId="797D098F" w14:textId="77777777" w:rsidR="00456E39" w:rsidRPr="009906C4" w:rsidRDefault="00456E39" w:rsidP="00EA742C">
      <w:pPr>
        <w:ind w:firstLine="300"/>
        <w:jc w:val="both"/>
        <w:rPr>
          <w:rFonts w:ascii="Times" w:hAnsi="Times" w:cs="Arial"/>
        </w:rPr>
      </w:pPr>
      <w:r w:rsidRPr="00864397">
        <w:rPr>
          <w:rFonts w:ascii="Times" w:hAnsi="Times" w:cs="Arial"/>
          <w:b/>
          <w:bCs/>
        </w:rPr>
        <w:t>Expected Outcomes and Significance:</w:t>
      </w:r>
      <w:r w:rsidRPr="009906C4">
        <w:rPr>
          <w:rFonts w:ascii="Times" w:hAnsi="Times" w:cs="Arial"/>
        </w:rPr>
        <w:t xml:space="preserve"> By evaluating initial drought tolerance across the 10 dominant species of southern Appalachia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w:t>
      </w:r>
      <w:r>
        <w:rPr>
          <w:rFonts w:ascii="Times" w:hAnsi="Times" w:cs="Arial"/>
        </w:rPr>
        <w:t xml:space="preserve">gaps </w:t>
      </w:r>
      <w:r w:rsidRPr="009906C4">
        <w:rPr>
          <w:rFonts w:ascii="Times" w:hAnsi="Times" w:cs="Arial"/>
        </w:rPr>
        <w:t xml:space="preserve">having higher levels of drought tolerance than closed-canopy individuals due to increased heat </w:t>
      </w:r>
      <w:r w:rsidRPr="009906C4">
        <w:rPr>
          <w:rFonts w:ascii="Times" w:hAnsi="Times" w:cs="Arial"/>
        </w:rPr>
        <w:lastRenderedPageBreak/>
        <w:t xml:space="preserve">tolerance. In addition, I expect individuals exposed to higher nighttime temperatures will demonstrate increased mortality and decreased recovery from drought. These findings are critical for forecasts as stress and disturbance are predicted to increase with warming. </w:t>
      </w:r>
    </w:p>
    <w:p w14:paraId="4CE4BACB" w14:textId="77777777" w:rsidR="00456E39" w:rsidRPr="009906C4" w:rsidRDefault="00456E39" w:rsidP="00EA742C">
      <w:pPr>
        <w:ind w:firstLine="300"/>
        <w:jc w:val="both"/>
        <w:rPr>
          <w:rFonts w:ascii="Times" w:hAnsi="Times" w:cs="Arial"/>
        </w:rPr>
      </w:pPr>
      <w:r w:rsidRPr="009906C4">
        <w:rPr>
          <w:rFonts w:ascii="Times" w:hAnsi="Times" w:cs="Arial"/>
          <w:b/>
          <w:bCs/>
        </w:rPr>
        <w:t>Hypothesis 3:</w:t>
      </w:r>
      <w:r w:rsidRPr="009906C4">
        <w:rPr>
          <w:rFonts w:ascii="Times" w:hAnsi="Times" w:cs="Arial"/>
        </w:rPr>
        <w:t xml:space="preserve"> </w:t>
      </w:r>
      <w:r w:rsidRPr="009906C4">
        <w:rPr>
          <w:rFonts w:ascii="Times" w:hAnsi="Times" w:cs="Arial"/>
          <w:i/>
          <w:iCs/>
        </w:rPr>
        <w:t xml:space="preserve">The variability in soil temperature, soil moisture and soil nutrients will increase with increased gap size. </w:t>
      </w:r>
      <w:r w:rsidRPr="009906C4">
        <w:rPr>
          <w:rFonts w:ascii="Times" w:hAnsi="Times" w:cs="Arial"/>
        </w:rPr>
        <w:t xml:space="preserve">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9906C4">
        <w:rPr>
          <w:rFonts w:ascii="Times" w:hAnsi="Times" w:cs="Arial"/>
        </w:rPr>
        <w:t>Canham</w:t>
      </w:r>
      <w:proofErr w:type="spellEnd"/>
      <w:r w:rsidRPr="009906C4">
        <w:rPr>
          <w:rFonts w:ascii="Times" w:hAnsi="Times" w:cs="Arial"/>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w:t>
      </w:r>
      <w:r>
        <w:rPr>
          <w:rFonts w:ascii="Times" w:hAnsi="Times" w:cs="Arial"/>
        </w:rPr>
        <w:t xml:space="preserve"> </w:t>
      </w:r>
      <w:r w:rsidRPr="009906C4">
        <w:rPr>
          <w:rFonts w:ascii="Times" w:hAnsi="Times" w:cs="Arial"/>
        </w:rPr>
        <w:t xml:space="preserve">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w:t>
      </w:r>
    </w:p>
    <w:p w14:paraId="7DDEE3B8" w14:textId="77777777" w:rsidR="00456E39" w:rsidRPr="009906C4" w:rsidRDefault="00456E39" w:rsidP="00EA742C">
      <w:pPr>
        <w:ind w:firstLine="300"/>
        <w:jc w:val="both"/>
        <w:rPr>
          <w:rFonts w:ascii="Times" w:hAnsi="Times" w:cs="Arial"/>
          <w:u w:val="single"/>
        </w:rPr>
      </w:pPr>
      <w:r w:rsidRPr="00864397">
        <w:rPr>
          <w:rFonts w:ascii="Times" w:hAnsi="Times" w:cs="Arial"/>
          <w:b/>
          <w:bCs/>
        </w:rPr>
        <w:t>Expected Outcomes and Significance:</w:t>
      </w:r>
      <w:r w:rsidRPr="009906C4">
        <w:rPr>
          <w:rFonts w:ascii="Times" w:hAnsi="Times" w:cs="Arial"/>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et al., 2012; Raymond et al., 2006]. By examining belowground responses to canopy gaps through soil moisture, temperature and nutrient composition, I will be able to greatly improve predictive climate models for the region and likely contribute to global modelling systems. </w:t>
      </w:r>
    </w:p>
    <w:p w14:paraId="6AD31236" w14:textId="77777777" w:rsidR="00456E39" w:rsidRPr="00864397" w:rsidRDefault="00456E39" w:rsidP="00EA742C">
      <w:pPr>
        <w:jc w:val="both"/>
        <w:rPr>
          <w:rFonts w:ascii="Times" w:hAnsi="Times" w:cs="Arial"/>
          <w:b/>
          <w:bCs/>
          <w:u w:val="single"/>
        </w:rPr>
      </w:pPr>
      <w:r w:rsidRPr="00864397">
        <w:rPr>
          <w:rFonts w:ascii="Times" w:hAnsi="Times" w:cs="Arial"/>
          <w:b/>
          <w:bCs/>
          <w:u w:val="single"/>
        </w:rPr>
        <w:t>JUSTIFICATION OF SPONSORING SCIENTIST AND HOST INSTITUTION:</w:t>
      </w:r>
    </w:p>
    <w:p w14:paraId="3E6E91EF" w14:textId="77777777" w:rsidR="00456E39" w:rsidRPr="009906C4" w:rsidRDefault="00456E39" w:rsidP="00EA742C">
      <w:pPr>
        <w:jc w:val="both"/>
        <w:rPr>
          <w:rFonts w:ascii="Times" w:hAnsi="Times" w:cs="Arial"/>
        </w:rPr>
      </w:pPr>
      <w:r w:rsidRPr="009906C4">
        <w:rPr>
          <w:rFonts w:ascii="Times" w:hAnsi="Times" w:cs="Arial"/>
        </w:rPr>
        <w:t xml:space="preserve">The proposed project and broader impact programs will be carried out in the lab of Dr. </w:t>
      </w:r>
      <w:proofErr w:type="spellStart"/>
      <w:r w:rsidRPr="009906C4">
        <w:rPr>
          <w:rFonts w:ascii="Times" w:hAnsi="Times" w:cs="Arial"/>
        </w:rPr>
        <w:t>Zakiya</w:t>
      </w:r>
      <w:proofErr w:type="spellEnd"/>
      <w:r w:rsidRPr="009906C4">
        <w:rPr>
          <w:rFonts w:ascii="Times" w:hAnsi="Times" w:cs="Arial"/>
        </w:rPr>
        <w:t xml:space="preserve"> Leggett in the College of Natural Resources at North Carolina State University. This project will allow me to transition to career independence and help broaden my skills from phenology observations and modelling [Chamberlain et al., 2020; Chamberlain et al., 2019; Ettinger et al., 2020; Furze et al., 2020] to studying ecosystem-scale processes---with a focus on both above and belowground systems---and forest resilience. In addition to developing my scientific skills, I will also leverage my leadership, professional development and diversity and inclusion initiatives.  By joining the Leggett Lab, I will be able to further develop these skills while maintaining an interface with the nonprofit sector but I will also gain new research skills in soil carbon and nutrient cycling measurements. I have chosen to work with Dr</w:t>
      </w:r>
      <w:ins w:id="1" w:author="Chamberlain, Catherine" w:date="2020-11-18T10:04:00Z">
        <w:r w:rsidRPr="009906C4">
          <w:rPr>
            <w:rFonts w:ascii="Times" w:hAnsi="Times" w:cs="Arial"/>
          </w:rPr>
          <w:t>.</w:t>
        </w:r>
      </w:ins>
      <w:r w:rsidRPr="009906C4">
        <w:rPr>
          <w:rFonts w:ascii="Times" w:hAnsi="Times" w:cs="Arial"/>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32E16274" w14:textId="77777777" w:rsidR="00456E39" w:rsidRPr="00211B20" w:rsidRDefault="00456E39" w:rsidP="00EA742C">
      <w:pPr>
        <w:jc w:val="both"/>
        <w:rPr>
          <w:rFonts w:ascii="Times" w:hAnsi="Times" w:cs="Arial"/>
          <w:b/>
          <w:bCs/>
          <w:u w:val="single"/>
        </w:rPr>
      </w:pPr>
      <w:r w:rsidRPr="00211B20">
        <w:rPr>
          <w:rFonts w:ascii="Times" w:hAnsi="Times" w:cs="Arial"/>
          <w:b/>
          <w:bCs/>
          <w:u w:val="single"/>
        </w:rPr>
        <w:t>BROADER IMPACTS</w:t>
      </w:r>
    </w:p>
    <w:p w14:paraId="0B8AD3CF" w14:textId="6CC1B47F" w:rsidR="00456E39" w:rsidRPr="009906C4" w:rsidRDefault="00456E39" w:rsidP="00EA742C">
      <w:pPr>
        <w:ind w:firstLine="300"/>
        <w:jc w:val="both"/>
        <w:rPr>
          <w:rFonts w:ascii="Times" w:hAnsi="Times" w:cs="Arial"/>
        </w:rPr>
      </w:pPr>
      <w:r w:rsidRPr="00845C40">
        <w:rPr>
          <w:rFonts w:ascii="Times" w:hAnsi="Times" w:cs="Arial"/>
          <w:b/>
          <w:bCs/>
        </w:rPr>
        <w:t>Teaching:</w:t>
      </w:r>
      <w:r w:rsidR="005910DC" w:rsidRPr="005910DC">
        <w:rPr>
          <w:rFonts w:ascii="Times" w:hAnsi="Times" w:cs="Arial"/>
          <w:b/>
          <w:bCs/>
          <w:i/>
          <w:iCs/>
        </w:rPr>
        <w:t xml:space="preserve"> </w:t>
      </w:r>
      <w:r w:rsidR="005910DC" w:rsidRPr="005910DC">
        <w:rPr>
          <w:rFonts w:ascii="Times" w:hAnsi="Times" w:cs="Arial"/>
        </w:rPr>
        <w:t>Over the course of my proposed research timeline, I intend to develop and teach a 1-credit course for PhD students—especially BIPOC graduate students—how to develop postdoctoral grant proposals in ecology for N</w:t>
      </w:r>
      <w:r w:rsidR="005910DC">
        <w:rPr>
          <w:rFonts w:ascii="Times" w:hAnsi="Times" w:cs="Arial"/>
        </w:rPr>
        <w:t>OAA</w:t>
      </w:r>
      <w:r w:rsidR="005910DC" w:rsidRPr="005910DC">
        <w:rPr>
          <w:rFonts w:ascii="Times" w:hAnsi="Times" w:cs="Arial"/>
        </w:rPr>
        <w:t>, USDA, N</w:t>
      </w:r>
      <w:r w:rsidR="005910DC">
        <w:rPr>
          <w:rFonts w:ascii="Times" w:hAnsi="Times" w:cs="Arial"/>
        </w:rPr>
        <w:t>SF</w:t>
      </w:r>
      <w:r w:rsidR="005910DC" w:rsidRPr="005910DC">
        <w:rPr>
          <w:rFonts w:ascii="Times" w:hAnsi="Times" w:cs="Arial"/>
        </w:rPr>
        <w:t xml:space="preserve"> or any other preferred agencies and assist students with securing a host advisor and/or university. By providing this opportunity, I will be able to hone my teaching and curriculum development skills while helping train students in an area not otherwise covered in the PhD experience. This course would involve bringing in guest lecturers and facilitating attendance to webinars offered by the aforementioned agencies. </w:t>
      </w:r>
      <w:r w:rsidR="005910DC" w:rsidRPr="005910DC">
        <w:rPr>
          <w:rFonts w:ascii="Times" w:hAnsi="Times" w:cs="Arial"/>
        </w:rPr>
        <w:lastRenderedPageBreak/>
        <w:t>Under the Inter-Institutional Program with the University of North Carolina system, students from several other universities may register for courses at North Carolina State University. Therefore, this course could be advertised to doctoral students at other universities in the area including Duke, North Carolina Central University and University of North Carolina partner schools.</w:t>
      </w:r>
      <w:r w:rsidR="005910DC">
        <w:rPr>
          <w:rFonts w:ascii="Times" w:hAnsi="Times" w:cs="Arial"/>
        </w:rPr>
        <w:t xml:space="preserve"> </w:t>
      </w:r>
    </w:p>
    <w:p w14:paraId="67EC739B" w14:textId="21528150" w:rsidR="00456E39" w:rsidRPr="009906C4" w:rsidRDefault="00456E39" w:rsidP="00EA742C">
      <w:pPr>
        <w:ind w:firstLine="300"/>
        <w:jc w:val="both"/>
        <w:rPr>
          <w:rFonts w:ascii="Times" w:hAnsi="Times"/>
        </w:rPr>
      </w:pPr>
      <w:r w:rsidRPr="00845C40">
        <w:rPr>
          <w:rFonts w:ascii="Times" w:hAnsi="Times" w:cs="Arial"/>
          <w:b/>
          <w:bCs/>
        </w:rPr>
        <w:t>Mentoring:</w:t>
      </w:r>
      <w:r w:rsidRPr="009906C4">
        <w:rPr>
          <w:rFonts w:ascii="Times" w:hAnsi="Times" w:cs="Arial"/>
        </w:rPr>
        <w:t xml:space="preserve"> I propose to establish a mentorship pipeline for BIPOC individuals within the National Needs Fellowship (NNF) Program and the Doris Duke Conservation Scholars (DDCS) Program—where Dr.</w:t>
      </w:r>
      <w:r w:rsidR="005910DC">
        <w:rPr>
          <w:rFonts w:ascii="Times" w:hAnsi="Times" w:cs="Arial"/>
        </w:rPr>
        <w:t xml:space="preserve"> </w:t>
      </w:r>
      <w:r w:rsidRPr="009906C4">
        <w:rPr>
          <w:rFonts w:ascii="Times" w:hAnsi="Times" w:cs="Arial"/>
        </w:rPr>
        <w:t xml:space="preserve">Leggett is lead PI and campus director. Both the NNF and DDCS programs have goals of recruiting and increasing diverse students in the field of ecology. Under the pipeline program I </w:t>
      </w:r>
      <w:r>
        <w:rPr>
          <w:rFonts w:ascii="Times" w:hAnsi="Times" w:cs="Arial"/>
        </w:rPr>
        <w:t>plan to</w:t>
      </w:r>
      <w:r w:rsidRPr="009906C4">
        <w:rPr>
          <w:rFonts w:ascii="Times" w:hAnsi="Times" w:cs="Arial"/>
        </w:rPr>
        <w:t xml:space="preserve"> develop, I will train graduate students, who will train undergraduate students who will in turn train high school students, with the goal of increasing diversity and interest in ecology at all levels. By providing this training. Dr</w:t>
      </w:r>
      <w:ins w:id="2" w:author="Chamberlain, Catherine" w:date="2020-11-18T10:04:00Z">
        <w:r w:rsidRPr="009906C4">
          <w:rPr>
            <w:rFonts w:ascii="Times" w:hAnsi="Times" w:cs="Arial"/>
          </w:rPr>
          <w:t>.</w:t>
        </w:r>
      </w:ins>
      <w:r w:rsidRPr="009906C4">
        <w:rPr>
          <w:rFonts w:ascii="Times" w:hAnsi="Times" w:cs="Arial"/>
        </w:rPr>
        <w:t xml:space="preserve"> Leggett</w:t>
      </w:r>
      <w:r>
        <w:rPr>
          <w:rFonts w:ascii="Times" w:hAnsi="Times" w:cs="Arial"/>
        </w:rPr>
        <w:t xml:space="preserve"> is </w:t>
      </w:r>
      <w:r w:rsidRPr="009906C4">
        <w:rPr>
          <w:rFonts w:ascii="Times" w:hAnsi="Times" w:cs="Arial"/>
        </w:rPr>
        <w:t>developing/building upon an existing training developed for the Doris Duke Conservation Scholars Program for mentors that have never advised BIPOC students for her NNF program, which will be used for the pipeline training program.</w:t>
      </w:r>
    </w:p>
    <w:p w14:paraId="37DACFAA" w14:textId="605D864C" w:rsidR="00456E39" w:rsidRDefault="00456E39" w:rsidP="00EA742C">
      <w:pPr>
        <w:pStyle w:val="NormalWeb"/>
        <w:spacing w:before="0" w:beforeAutospacing="0" w:after="0" w:afterAutospacing="0"/>
        <w:ind w:firstLine="300"/>
        <w:jc w:val="both"/>
        <w:textAlignment w:val="baseline"/>
        <w:rPr>
          <w:rFonts w:ascii="Times" w:hAnsi="Times" w:cs="Arial"/>
        </w:rPr>
      </w:pPr>
      <w:r>
        <w:rPr>
          <w:rFonts w:ascii="Times" w:hAnsi="Times" w:cs="Arial"/>
          <w:b/>
          <w:bCs/>
        </w:rPr>
        <w:t xml:space="preserve">Career Development and </w:t>
      </w:r>
      <w:r w:rsidRPr="00845C40">
        <w:rPr>
          <w:rFonts w:ascii="Times" w:hAnsi="Times" w:cs="Arial"/>
          <w:b/>
          <w:bCs/>
        </w:rPr>
        <w:t>Community-level Outreach:</w:t>
      </w:r>
      <w:r w:rsidRPr="009906C4">
        <w:rPr>
          <w:rFonts w:ascii="Times" w:hAnsi="Times" w:cs="Arial"/>
        </w:rPr>
        <w:t xml:space="preserve"> In addition to my work with increasing diversity and inclusion at all levels, I intend to attend webinars and workshops offered by North Carolina State University designed for postdocs to hone project development and grant writing skills. I will also assist with grant writing to develop a collaborative project with </w:t>
      </w:r>
      <w:ins w:id="3" w:author="Chamberlain, Catherine" w:date="2020-11-18T10:09:00Z">
        <w:r w:rsidRPr="009906C4">
          <w:rPr>
            <w:rFonts w:ascii="Times" w:hAnsi="Times" w:cs="Arial"/>
          </w:rPr>
          <w:t>The Nature Conservancy</w:t>
        </w:r>
      </w:ins>
      <w:r w:rsidRPr="009906C4">
        <w:rPr>
          <w:rFonts w:ascii="Times" w:hAnsi="Times" w:cs="Arial"/>
        </w:rPr>
        <w:t xml:space="preserve">, which </w:t>
      </w:r>
      <w:ins w:id="4" w:author="Chamberlain, Catherine" w:date="2020-11-18T10:12:00Z">
        <w:r w:rsidRPr="009906C4">
          <w:rPr>
            <w:rFonts w:ascii="Times" w:hAnsi="Times" w:cs="Arial"/>
          </w:rPr>
          <w:t xml:space="preserve">is working towards </w:t>
        </w:r>
      </w:ins>
      <w:r w:rsidRPr="009906C4">
        <w:rPr>
          <w:rFonts w:ascii="Times" w:hAnsi="Times" w:cs="Arial"/>
        </w:rPr>
        <w:t xml:space="preserve">a project to evaluate forest carbon sequestration </w:t>
      </w:r>
      <w:ins w:id="5" w:author="Chamberlain, Catherine" w:date="2020-11-18T10:11:00Z">
        <w:r w:rsidRPr="009906C4">
          <w:rPr>
            <w:rFonts w:ascii="Times" w:hAnsi="Times" w:cs="Arial"/>
          </w:rPr>
          <w:t>and increasing diversity and inclusion in program participants</w:t>
        </w:r>
      </w:ins>
      <w:r w:rsidRPr="009906C4">
        <w:rPr>
          <w:rFonts w:ascii="Times" w:hAnsi="Times" w:cs="Arial"/>
        </w:rPr>
        <w:t>. I will also help Dr.</w:t>
      </w:r>
      <w:r>
        <w:rPr>
          <w:rFonts w:ascii="Times" w:hAnsi="Times" w:cs="Arial"/>
        </w:rPr>
        <w:t xml:space="preserve"> </w:t>
      </w:r>
      <w:r w:rsidRPr="009906C4">
        <w:rPr>
          <w:rFonts w:ascii="Times" w:hAnsi="Times" w:cs="Arial"/>
        </w:rPr>
        <w:t>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w:t>
      </w:r>
      <w:r>
        <w:rPr>
          <w:rFonts w:ascii="Times" w:hAnsi="Times" w:cs="Arial"/>
        </w:rPr>
        <w:t xml:space="preserve"> </w:t>
      </w:r>
      <w:r w:rsidRPr="009906C4">
        <w:rPr>
          <w:rFonts w:ascii="Times" w:hAnsi="Times" w:cs="Arial"/>
        </w:rPr>
        <w:t xml:space="preserve">Leggett, Dr. Asia </w:t>
      </w:r>
      <w:proofErr w:type="spellStart"/>
      <w:r w:rsidRPr="009906C4">
        <w:rPr>
          <w:rFonts w:ascii="Times" w:hAnsi="Times" w:cs="Arial"/>
        </w:rPr>
        <w:t>Dowtin</w:t>
      </w:r>
      <w:proofErr w:type="spellEnd"/>
      <w:r w:rsidRPr="009906C4">
        <w:rPr>
          <w:rFonts w:ascii="Times" w:hAnsi="Times" w:cs="Arial"/>
        </w:rPr>
        <w:t xml:space="preserve"> and Dr</w:t>
      </w:r>
      <w:ins w:id="6" w:author="Chamberlain, Catherine" w:date="2020-11-18T10:04:00Z">
        <w:r w:rsidRPr="009906C4">
          <w:rPr>
            <w:rFonts w:ascii="Times" w:hAnsi="Times" w:cs="Arial"/>
          </w:rPr>
          <w:t>.</w:t>
        </w:r>
      </w:ins>
      <w:r w:rsidRPr="009906C4">
        <w:rPr>
          <w:rFonts w:ascii="Times" w:hAnsi="Times" w:cs="Arial"/>
        </w:rPr>
        <w:t xml:space="preserve">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9906C4">
        <w:rPr>
          <w:rFonts w:ascii="Times" w:hAnsi="Times" w:cs="Arial"/>
        </w:rPr>
        <w:t>Puritty</w:t>
      </w:r>
      <w:proofErr w:type="spellEnd"/>
      <w:r w:rsidRPr="009906C4">
        <w:rPr>
          <w:rFonts w:ascii="Times" w:hAnsi="Times" w:cs="Arial"/>
        </w:rPr>
        <w:t xml:space="preserve"> et al., 2017]. Therefore this citizen science project will provide an opportunity for these students and the participating public to nurture their interest in science while bringing awareness to their communities.</w:t>
      </w:r>
    </w:p>
    <w:p w14:paraId="494B6B9F" w14:textId="77777777" w:rsidR="00456E39" w:rsidRPr="0003408D" w:rsidRDefault="00456E39" w:rsidP="00EA742C">
      <w:pPr>
        <w:jc w:val="both"/>
        <w:rPr>
          <w:rFonts w:ascii="Times" w:hAnsi="Times" w:cs="Arial"/>
          <w:b/>
          <w:bCs/>
          <w:u w:val="single"/>
        </w:rPr>
      </w:pPr>
      <w:r w:rsidRPr="0003408D">
        <w:rPr>
          <w:rFonts w:ascii="Times" w:hAnsi="Times" w:cs="Arial"/>
          <w:b/>
          <w:bCs/>
          <w:u w:val="single"/>
        </w:rPr>
        <w:t xml:space="preserve">PROPOSED RESEARCH TIMELINE: </w:t>
      </w:r>
    </w:p>
    <w:tbl>
      <w:tblPr>
        <w:tblW w:w="9434" w:type="dxa"/>
        <w:tblInd w:w="8" w:type="dxa"/>
        <w:tblLayout w:type="fixed"/>
        <w:tblCellMar>
          <w:left w:w="0" w:type="dxa"/>
          <w:right w:w="0" w:type="dxa"/>
        </w:tblCellMar>
        <w:tblLook w:val="0000" w:firstRow="0" w:lastRow="0" w:firstColumn="0" w:lastColumn="0" w:noHBand="0" w:noVBand="0"/>
      </w:tblPr>
      <w:tblGrid>
        <w:gridCol w:w="630"/>
        <w:gridCol w:w="990"/>
        <w:gridCol w:w="4140"/>
        <w:gridCol w:w="3674"/>
      </w:tblGrid>
      <w:tr w:rsidR="00456E39" w:rsidRPr="009906C4" w14:paraId="3ED4A22A" w14:textId="77777777" w:rsidTr="00456E39">
        <w:tc>
          <w:tcPr>
            <w:tcW w:w="630" w:type="dxa"/>
            <w:tcBorders>
              <w:top w:val="single" w:sz="6" w:space="0" w:color="auto"/>
              <w:left w:val="single" w:sz="6" w:space="0" w:color="auto"/>
              <w:bottom w:val="single" w:sz="6" w:space="0" w:color="auto"/>
              <w:right w:val="single" w:sz="6" w:space="0" w:color="auto"/>
            </w:tcBorders>
          </w:tcPr>
          <w:p w14:paraId="6D6C97FD" w14:textId="77777777" w:rsidR="00456E39" w:rsidRPr="0003408D" w:rsidRDefault="00456E39" w:rsidP="00EA742C">
            <w:pPr>
              <w:jc w:val="both"/>
              <w:rPr>
                <w:rFonts w:ascii="Times" w:hAnsi="Times" w:cs="Arial"/>
                <w:b/>
                <w:bCs/>
              </w:rPr>
            </w:pPr>
            <w:r w:rsidRPr="0003408D">
              <w:rPr>
                <w:rFonts w:ascii="Times" w:hAnsi="Times" w:cs="Arial"/>
                <w:b/>
                <w:bCs/>
              </w:rPr>
              <w:t xml:space="preserve"> Year</w:t>
            </w:r>
          </w:p>
        </w:tc>
        <w:tc>
          <w:tcPr>
            <w:tcW w:w="990" w:type="dxa"/>
            <w:tcBorders>
              <w:top w:val="single" w:sz="6" w:space="0" w:color="auto"/>
              <w:left w:val="single" w:sz="6" w:space="0" w:color="auto"/>
              <w:bottom w:val="single" w:sz="6" w:space="0" w:color="auto"/>
              <w:right w:val="single" w:sz="6" w:space="0" w:color="auto"/>
            </w:tcBorders>
          </w:tcPr>
          <w:p w14:paraId="7A0FADF5" w14:textId="77777777" w:rsidR="00456E39" w:rsidRPr="0003408D" w:rsidRDefault="00456E39" w:rsidP="00EA742C">
            <w:pPr>
              <w:jc w:val="both"/>
              <w:rPr>
                <w:rFonts w:ascii="Times" w:hAnsi="Times" w:cs="Arial"/>
                <w:b/>
                <w:bCs/>
              </w:rPr>
            </w:pPr>
            <w:r w:rsidRPr="0003408D">
              <w:rPr>
                <w:rFonts w:ascii="Times" w:hAnsi="Times" w:cs="Arial"/>
                <w:b/>
                <w:bCs/>
              </w:rPr>
              <w:t>Semester</w:t>
            </w:r>
          </w:p>
        </w:tc>
        <w:tc>
          <w:tcPr>
            <w:tcW w:w="4140" w:type="dxa"/>
            <w:tcBorders>
              <w:top w:val="single" w:sz="6" w:space="0" w:color="auto"/>
              <w:left w:val="single" w:sz="6" w:space="0" w:color="auto"/>
              <w:bottom w:val="single" w:sz="6" w:space="0" w:color="auto"/>
              <w:right w:val="single" w:sz="6" w:space="0" w:color="auto"/>
            </w:tcBorders>
          </w:tcPr>
          <w:p w14:paraId="46918352" w14:textId="77777777" w:rsidR="00456E39" w:rsidRPr="0003408D" w:rsidRDefault="00456E39" w:rsidP="00EA742C">
            <w:pPr>
              <w:jc w:val="both"/>
              <w:rPr>
                <w:rFonts w:ascii="Times" w:hAnsi="Times" w:cs="Arial"/>
                <w:b/>
                <w:bCs/>
              </w:rPr>
            </w:pPr>
            <w:r w:rsidRPr="0003408D">
              <w:rPr>
                <w:rFonts w:ascii="Times" w:hAnsi="Times" w:cs="Arial"/>
                <w:b/>
                <w:bCs/>
              </w:rPr>
              <w:t>Research</w:t>
            </w:r>
          </w:p>
        </w:tc>
        <w:tc>
          <w:tcPr>
            <w:tcW w:w="3674" w:type="dxa"/>
            <w:tcBorders>
              <w:top w:val="single" w:sz="6" w:space="0" w:color="auto"/>
              <w:left w:val="single" w:sz="6" w:space="0" w:color="auto"/>
              <w:bottom w:val="single" w:sz="6" w:space="0" w:color="auto"/>
              <w:right w:val="single" w:sz="6" w:space="0" w:color="auto"/>
            </w:tcBorders>
          </w:tcPr>
          <w:p w14:paraId="5767A93E" w14:textId="77777777" w:rsidR="00456E39" w:rsidRPr="0003408D" w:rsidRDefault="00456E39" w:rsidP="00EA742C">
            <w:pPr>
              <w:jc w:val="both"/>
              <w:rPr>
                <w:rFonts w:ascii="Times" w:hAnsi="Times" w:cs="Arial"/>
                <w:b/>
                <w:bCs/>
              </w:rPr>
            </w:pPr>
            <w:r w:rsidRPr="0003408D">
              <w:rPr>
                <w:rFonts w:ascii="Times" w:hAnsi="Times" w:cs="Arial"/>
                <w:b/>
                <w:bCs/>
              </w:rPr>
              <w:t>Broader Impacts</w:t>
            </w:r>
          </w:p>
        </w:tc>
      </w:tr>
      <w:tr w:rsidR="00456E39" w:rsidRPr="009906C4" w14:paraId="5B6C1AB9" w14:textId="77777777" w:rsidTr="00456E39">
        <w:tc>
          <w:tcPr>
            <w:tcW w:w="630" w:type="dxa"/>
            <w:tcBorders>
              <w:top w:val="nil"/>
              <w:left w:val="single" w:sz="6" w:space="0" w:color="auto"/>
              <w:bottom w:val="single" w:sz="6" w:space="0" w:color="auto"/>
              <w:right w:val="single" w:sz="6" w:space="0" w:color="auto"/>
            </w:tcBorders>
          </w:tcPr>
          <w:p w14:paraId="7E5DFBA6" w14:textId="77777777" w:rsidR="00456E39" w:rsidRPr="009906C4" w:rsidRDefault="00456E39" w:rsidP="00EA742C">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768BF9B3" w14:textId="77777777" w:rsidR="00456E39" w:rsidRPr="009906C4" w:rsidRDefault="00456E39" w:rsidP="00EA742C">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72F74588" w14:textId="77777777" w:rsidR="00456E39" w:rsidRPr="009906C4" w:rsidRDefault="00456E39" w:rsidP="00EA742C">
            <w:pPr>
              <w:jc w:val="both"/>
              <w:rPr>
                <w:rFonts w:ascii="Times" w:hAnsi="Times" w:cs="Arial"/>
              </w:rPr>
            </w:pPr>
            <w:r w:rsidRPr="009906C4">
              <w:rPr>
                <w:rFonts w:ascii="Times" w:hAnsi="Times" w:cs="Arial"/>
              </w:rPr>
              <w:t xml:space="preserve">Identify focal individuals and plots </w:t>
            </w:r>
            <w:r w:rsidRPr="009906C4">
              <w:rPr>
                <w:rFonts w:ascii="Times" w:hAnsi="Times" w:cs="Arial"/>
              </w:rPr>
              <w:br/>
              <w:t>Deploy hobo loggers</w:t>
            </w:r>
          </w:p>
          <w:p w14:paraId="133355D7" w14:textId="77777777" w:rsidR="00456E39" w:rsidRPr="009906C4" w:rsidRDefault="00456E39" w:rsidP="00EA742C">
            <w:pPr>
              <w:jc w:val="both"/>
              <w:rPr>
                <w:rFonts w:ascii="Times" w:hAnsi="Times" w:cs="Arial"/>
              </w:rPr>
            </w:pPr>
            <w:r w:rsidRPr="009906C4">
              <w:rPr>
                <w:rFonts w:ascii="Times" w:hAnsi="Times" w:cs="Arial"/>
              </w:rPr>
              <w:t>Record observations for Exp 1 &amp; 3</w:t>
            </w:r>
          </w:p>
          <w:p w14:paraId="3370CE15" w14:textId="77777777" w:rsidR="00456E39" w:rsidRPr="009906C4" w:rsidRDefault="00456E39" w:rsidP="00EA742C">
            <w:pPr>
              <w:jc w:val="both"/>
              <w:rPr>
                <w:rFonts w:ascii="Times" w:hAnsi="Times" w:cs="Arial"/>
              </w:rPr>
            </w:pPr>
          </w:p>
        </w:tc>
        <w:tc>
          <w:tcPr>
            <w:tcW w:w="3674" w:type="dxa"/>
            <w:tcBorders>
              <w:top w:val="nil"/>
              <w:left w:val="single" w:sz="6" w:space="0" w:color="auto"/>
              <w:bottom w:val="single" w:sz="6" w:space="0" w:color="auto"/>
              <w:right w:val="single" w:sz="6" w:space="0" w:color="auto"/>
            </w:tcBorders>
          </w:tcPr>
          <w:p w14:paraId="099EBF38" w14:textId="77777777" w:rsidR="00456E39" w:rsidRPr="009906C4" w:rsidRDefault="00456E39" w:rsidP="00EA742C">
            <w:pPr>
              <w:jc w:val="both"/>
              <w:rPr>
                <w:rFonts w:ascii="Times" w:hAnsi="Times" w:cs="Arial"/>
              </w:rPr>
            </w:pPr>
            <w:r w:rsidRPr="009906C4">
              <w:rPr>
                <w:rFonts w:ascii="Times" w:hAnsi="Times" w:cs="Arial"/>
              </w:rPr>
              <w:t xml:space="preserve">Develop IDP </w:t>
            </w:r>
            <w:r w:rsidRPr="009906C4">
              <w:rPr>
                <w:rFonts w:ascii="Times" w:hAnsi="Times" w:cs="Arial"/>
              </w:rPr>
              <w:br/>
              <w:t>Recruit students for pipeline program</w:t>
            </w:r>
          </w:p>
          <w:p w14:paraId="2A1A74AD" w14:textId="77777777" w:rsidR="00456E39" w:rsidRPr="009906C4" w:rsidRDefault="00456E39" w:rsidP="00EA742C">
            <w:pPr>
              <w:jc w:val="both"/>
              <w:rPr>
                <w:rFonts w:ascii="Times" w:hAnsi="Times" w:cs="Arial"/>
              </w:rPr>
            </w:pPr>
            <w:r w:rsidRPr="009906C4">
              <w:rPr>
                <w:rFonts w:ascii="Times" w:hAnsi="Times" w:cs="Arial"/>
              </w:rPr>
              <w:t>Assist with citizen science study</w:t>
            </w:r>
          </w:p>
          <w:p w14:paraId="53FAE691" w14:textId="77777777" w:rsidR="00456E39" w:rsidRPr="009906C4" w:rsidRDefault="00456E39" w:rsidP="00EA742C">
            <w:pPr>
              <w:jc w:val="both"/>
              <w:rPr>
                <w:rFonts w:ascii="Times" w:hAnsi="Times" w:cs="Arial"/>
              </w:rPr>
            </w:pPr>
            <w:r w:rsidRPr="009906C4">
              <w:rPr>
                <w:rFonts w:ascii="Times" w:hAnsi="Times" w:cs="Arial"/>
              </w:rPr>
              <w:t xml:space="preserve">Co-facilitate UNIDE working group </w:t>
            </w:r>
          </w:p>
        </w:tc>
      </w:tr>
      <w:tr w:rsidR="00456E39" w:rsidRPr="009906C4" w14:paraId="79FDAAEF" w14:textId="77777777" w:rsidTr="00456E39">
        <w:tc>
          <w:tcPr>
            <w:tcW w:w="630" w:type="dxa"/>
            <w:tcBorders>
              <w:top w:val="nil"/>
              <w:left w:val="single" w:sz="6" w:space="0" w:color="auto"/>
              <w:bottom w:val="single" w:sz="6" w:space="0" w:color="auto"/>
              <w:right w:val="single" w:sz="6" w:space="0" w:color="auto"/>
            </w:tcBorders>
          </w:tcPr>
          <w:p w14:paraId="5D4A0113" w14:textId="77777777" w:rsidR="00456E39" w:rsidRPr="009906C4" w:rsidRDefault="00456E39" w:rsidP="00EA742C">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7B1815E2" w14:textId="77777777" w:rsidR="00456E39" w:rsidRPr="009906C4" w:rsidRDefault="00456E39" w:rsidP="00EA742C">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660C7317" w14:textId="77777777" w:rsidR="00456E39" w:rsidRPr="009906C4" w:rsidRDefault="00456E39" w:rsidP="00EA742C">
            <w:pPr>
              <w:jc w:val="both"/>
              <w:rPr>
                <w:rFonts w:ascii="Times" w:hAnsi="Times" w:cs="Arial"/>
              </w:rPr>
            </w:pPr>
            <w:r w:rsidRPr="009906C4">
              <w:rPr>
                <w:rFonts w:ascii="Times" w:hAnsi="Times" w:cs="Arial"/>
              </w:rPr>
              <w:t>Record phenology; take cuttings for Exp 2</w:t>
            </w:r>
          </w:p>
        </w:tc>
        <w:tc>
          <w:tcPr>
            <w:tcW w:w="3674" w:type="dxa"/>
            <w:tcBorders>
              <w:top w:val="nil"/>
              <w:left w:val="single" w:sz="6" w:space="0" w:color="auto"/>
              <w:bottom w:val="single" w:sz="6" w:space="0" w:color="auto"/>
              <w:right w:val="single" w:sz="6" w:space="0" w:color="auto"/>
            </w:tcBorders>
          </w:tcPr>
          <w:p w14:paraId="06A81A17" w14:textId="77777777" w:rsidR="00456E39" w:rsidRPr="009906C4" w:rsidRDefault="00456E39" w:rsidP="00EA742C">
            <w:pPr>
              <w:jc w:val="both"/>
              <w:rPr>
                <w:rFonts w:ascii="Times" w:hAnsi="Times" w:cs="Arial"/>
              </w:rPr>
            </w:pPr>
            <w:r w:rsidRPr="009906C4">
              <w:rPr>
                <w:rFonts w:ascii="Times" w:hAnsi="Times" w:cs="Arial"/>
              </w:rPr>
              <w:t>Begin mentoring and training students</w:t>
            </w:r>
          </w:p>
        </w:tc>
      </w:tr>
      <w:tr w:rsidR="00456E39" w:rsidRPr="009906C4" w14:paraId="5EE92ACD" w14:textId="77777777" w:rsidTr="00456E39">
        <w:tc>
          <w:tcPr>
            <w:tcW w:w="630" w:type="dxa"/>
            <w:tcBorders>
              <w:top w:val="nil"/>
              <w:left w:val="single" w:sz="6" w:space="0" w:color="auto"/>
              <w:bottom w:val="single" w:sz="6" w:space="0" w:color="auto"/>
              <w:right w:val="single" w:sz="6" w:space="0" w:color="auto"/>
            </w:tcBorders>
          </w:tcPr>
          <w:p w14:paraId="13939713" w14:textId="77777777" w:rsidR="00456E39" w:rsidRPr="009906C4" w:rsidRDefault="00456E39" w:rsidP="00EA742C">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20177E4F" w14:textId="77777777" w:rsidR="00456E39" w:rsidRPr="009906C4" w:rsidRDefault="00456E39" w:rsidP="00EA742C">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40555E56" w14:textId="77777777" w:rsidR="00456E39" w:rsidRPr="009906C4" w:rsidRDefault="00456E39" w:rsidP="00EA742C">
            <w:pPr>
              <w:jc w:val="both"/>
              <w:rPr>
                <w:rFonts w:ascii="Times" w:hAnsi="Times" w:cs="Arial"/>
              </w:rPr>
            </w:pPr>
            <w:r w:rsidRPr="009906C4">
              <w:rPr>
                <w:rFonts w:ascii="Times" w:hAnsi="Times" w:cs="Arial"/>
              </w:rPr>
              <w:t xml:space="preserve">Set up Exp 2 </w:t>
            </w:r>
          </w:p>
          <w:p w14:paraId="2610E794" w14:textId="77777777" w:rsidR="00456E39" w:rsidRPr="009906C4" w:rsidRDefault="00456E39" w:rsidP="00EA742C">
            <w:pPr>
              <w:jc w:val="both"/>
              <w:rPr>
                <w:rFonts w:ascii="Times" w:hAnsi="Times" w:cs="Arial"/>
              </w:rPr>
            </w:pPr>
            <w:r w:rsidRPr="009906C4">
              <w:rPr>
                <w:rFonts w:ascii="Times" w:hAnsi="Times" w:cs="Arial"/>
              </w:rPr>
              <w:t>Begin drought treatments for Exp 2</w:t>
            </w:r>
          </w:p>
        </w:tc>
        <w:tc>
          <w:tcPr>
            <w:tcW w:w="3674" w:type="dxa"/>
            <w:tcBorders>
              <w:top w:val="nil"/>
              <w:left w:val="single" w:sz="6" w:space="0" w:color="auto"/>
              <w:bottom w:val="single" w:sz="6" w:space="0" w:color="auto"/>
              <w:right w:val="single" w:sz="6" w:space="0" w:color="auto"/>
            </w:tcBorders>
          </w:tcPr>
          <w:p w14:paraId="7190E68A" w14:textId="77777777" w:rsidR="00456E39" w:rsidRPr="009906C4" w:rsidRDefault="00456E39" w:rsidP="00EA742C">
            <w:pPr>
              <w:jc w:val="both"/>
              <w:rPr>
                <w:rFonts w:ascii="Times" w:hAnsi="Times" w:cs="Arial"/>
              </w:rPr>
            </w:pPr>
            <w:r w:rsidRPr="009906C4">
              <w:rPr>
                <w:rFonts w:ascii="Times" w:hAnsi="Times" w:cs="Arial"/>
              </w:rPr>
              <w:t>Maintain mentorship program</w:t>
            </w:r>
          </w:p>
        </w:tc>
      </w:tr>
      <w:tr w:rsidR="00456E39" w:rsidRPr="009906C4" w14:paraId="6FBDAACF" w14:textId="77777777" w:rsidTr="00456E39">
        <w:tc>
          <w:tcPr>
            <w:tcW w:w="630" w:type="dxa"/>
            <w:tcBorders>
              <w:top w:val="nil"/>
              <w:left w:val="single" w:sz="6" w:space="0" w:color="auto"/>
              <w:bottom w:val="single" w:sz="6" w:space="0" w:color="auto"/>
              <w:right w:val="single" w:sz="6" w:space="0" w:color="auto"/>
            </w:tcBorders>
          </w:tcPr>
          <w:p w14:paraId="321BDF41" w14:textId="77777777" w:rsidR="00456E39" w:rsidRPr="009906C4" w:rsidRDefault="00456E39" w:rsidP="00EA742C">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72507FDA" w14:textId="77777777" w:rsidR="00456E39" w:rsidRPr="009906C4" w:rsidRDefault="00456E39" w:rsidP="00EA742C">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1545B3BA" w14:textId="77777777" w:rsidR="00456E39" w:rsidRPr="009906C4" w:rsidRDefault="00456E39" w:rsidP="00EA742C">
            <w:pPr>
              <w:jc w:val="both"/>
              <w:rPr>
                <w:rFonts w:ascii="Times" w:hAnsi="Times" w:cs="Arial"/>
              </w:rPr>
            </w:pPr>
            <w:r w:rsidRPr="009906C4">
              <w:rPr>
                <w:rFonts w:ascii="Times" w:hAnsi="Times" w:cs="Arial"/>
              </w:rPr>
              <w:t>Record phenology for Exp 1</w:t>
            </w:r>
          </w:p>
          <w:p w14:paraId="2E0C9ED8" w14:textId="77777777" w:rsidR="00456E39" w:rsidRPr="009906C4" w:rsidRDefault="00456E39" w:rsidP="00EA742C">
            <w:pPr>
              <w:jc w:val="both"/>
              <w:rPr>
                <w:rFonts w:ascii="Times" w:hAnsi="Times" w:cs="Arial"/>
              </w:rPr>
            </w:pPr>
            <w:r w:rsidRPr="009906C4">
              <w:rPr>
                <w:rFonts w:ascii="Times" w:hAnsi="Times" w:cs="Arial"/>
              </w:rPr>
              <w:t>Record observations for Exp 1 &amp; 3</w:t>
            </w:r>
          </w:p>
        </w:tc>
        <w:tc>
          <w:tcPr>
            <w:tcW w:w="3674" w:type="dxa"/>
            <w:tcBorders>
              <w:top w:val="nil"/>
              <w:left w:val="single" w:sz="6" w:space="0" w:color="auto"/>
              <w:bottom w:val="single" w:sz="6" w:space="0" w:color="auto"/>
              <w:right w:val="single" w:sz="6" w:space="0" w:color="auto"/>
            </w:tcBorders>
          </w:tcPr>
          <w:p w14:paraId="353687C1" w14:textId="77777777" w:rsidR="00456E39" w:rsidRPr="009906C4" w:rsidRDefault="00456E39" w:rsidP="00EA742C">
            <w:pPr>
              <w:jc w:val="both"/>
              <w:rPr>
                <w:rFonts w:ascii="Times" w:hAnsi="Times" w:cs="Arial"/>
              </w:rPr>
            </w:pPr>
            <w:r w:rsidRPr="009906C4">
              <w:rPr>
                <w:rFonts w:ascii="Times" w:hAnsi="Times" w:cs="Arial"/>
              </w:rPr>
              <w:t>Train students in field skills</w:t>
            </w:r>
          </w:p>
          <w:p w14:paraId="0802D54D" w14:textId="77777777" w:rsidR="00456E39" w:rsidRPr="009906C4" w:rsidRDefault="00456E39" w:rsidP="00EA742C">
            <w:pPr>
              <w:jc w:val="both"/>
              <w:rPr>
                <w:rFonts w:ascii="Times" w:hAnsi="Times" w:cs="Arial"/>
              </w:rPr>
            </w:pPr>
            <w:r w:rsidRPr="009906C4">
              <w:rPr>
                <w:rFonts w:ascii="Times" w:hAnsi="Times" w:cs="Arial"/>
              </w:rPr>
              <w:t>Supervise/advise undergraduates</w:t>
            </w:r>
          </w:p>
        </w:tc>
      </w:tr>
      <w:tr w:rsidR="00456E39" w:rsidRPr="009906C4" w14:paraId="22A3893D" w14:textId="77777777" w:rsidTr="00456E39">
        <w:tc>
          <w:tcPr>
            <w:tcW w:w="630" w:type="dxa"/>
            <w:tcBorders>
              <w:top w:val="nil"/>
              <w:left w:val="single" w:sz="6" w:space="0" w:color="auto"/>
              <w:bottom w:val="single" w:sz="6" w:space="0" w:color="auto"/>
              <w:right w:val="single" w:sz="6" w:space="0" w:color="auto"/>
            </w:tcBorders>
          </w:tcPr>
          <w:p w14:paraId="5A4EBE1C" w14:textId="77777777" w:rsidR="00456E39" w:rsidRPr="009906C4" w:rsidRDefault="00456E39" w:rsidP="00EA742C">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19E01C34" w14:textId="77777777" w:rsidR="00456E39" w:rsidRPr="009906C4" w:rsidRDefault="00456E39" w:rsidP="00EA742C">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45A6BD2C" w14:textId="77777777" w:rsidR="00456E39" w:rsidRPr="009906C4" w:rsidRDefault="00456E39" w:rsidP="00EA742C">
            <w:pPr>
              <w:jc w:val="both"/>
              <w:rPr>
                <w:rFonts w:ascii="Times" w:hAnsi="Times" w:cs="Arial"/>
              </w:rPr>
            </w:pPr>
            <w:r w:rsidRPr="009906C4">
              <w:rPr>
                <w:rFonts w:ascii="Times" w:hAnsi="Times" w:cs="Arial"/>
              </w:rPr>
              <w:t>Record phenology</w:t>
            </w:r>
            <w:r>
              <w:rPr>
                <w:rFonts w:ascii="Times" w:hAnsi="Times" w:cs="Arial"/>
              </w:rPr>
              <w:t xml:space="preserve"> &amp; </w:t>
            </w:r>
            <w:r w:rsidRPr="009906C4">
              <w:rPr>
                <w:rFonts w:ascii="Times" w:hAnsi="Times" w:cs="Arial"/>
              </w:rPr>
              <w:t>Begin analyses</w:t>
            </w:r>
          </w:p>
        </w:tc>
        <w:tc>
          <w:tcPr>
            <w:tcW w:w="3674" w:type="dxa"/>
            <w:tcBorders>
              <w:top w:val="nil"/>
              <w:left w:val="single" w:sz="6" w:space="0" w:color="auto"/>
              <w:bottom w:val="single" w:sz="6" w:space="0" w:color="auto"/>
              <w:right w:val="single" w:sz="6" w:space="0" w:color="auto"/>
            </w:tcBorders>
          </w:tcPr>
          <w:p w14:paraId="28B4295C" w14:textId="77777777" w:rsidR="00456E39" w:rsidRPr="009906C4" w:rsidRDefault="00456E39" w:rsidP="00EA742C">
            <w:pPr>
              <w:jc w:val="both"/>
              <w:rPr>
                <w:rFonts w:ascii="Times" w:hAnsi="Times" w:cs="Arial"/>
              </w:rPr>
            </w:pPr>
          </w:p>
        </w:tc>
      </w:tr>
      <w:tr w:rsidR="00456E39" w:rsidRPr="009906C4" w14:paraId="311A8899" w14:textId="77777777" w:rsidTr="00456E39">
        <w:tc>
          <w:tcPr>
            <w:tcW w:w="630" w:type="dxa"/>
            <w:tcBorders>
              <w:top w:val="nil"/>
              <w:left w:val="single" w:sz="6" w:space="0" w:color="auto"/>
              <w:bottom w:val="single" w:sz="6" w:space="0" w:color="auto"/>
              <w:right w:val="single" w:sz="6" w:space="0" w:color="auto"/>
            </w:tcBorders>
          </w:tcPr>
          <w:p w14:paraId="76D4A254" w14:textId="77777777" w:rsidR="00456E39" w:rsidRPr="009906C4" w:rsidRDefault="00456E39" w:rsidP="00EA742C">
            <w:pPr>
              <w:jc w:val="both"/>
              <w:rPr>
                <w:rFonts w:ascii="Times" w:hAnsi="Times" w:cs="Arial"/>
              </w:rPr>
            </w:pPr>
            <w:r w:rsidRPr="009906C4">
              <w:rPr>
                <w:rFonts w:ascii="Times" w:hAnsi="Times" w:cs="Arial"/>
              </w:rPr>
              <w:t xml:space="preserve"> 2023</w:t>
            </w:r>
          </w:p>
        </w:tc>
        <w:tc>
          <w:tcPr>
            <w:tcW w:w="990" w:type="dxa"/>
            <w:tcBorders>
              <w:top w:val="nil"/>
              <w:left w:val="single" w:sz="6" w:space="0" w:color="auto"/>
              <w:bottom w:val="single" w:sz="6" w:space="0" w:color="auto"/>
              <w:right w:val="single" w:sz="6" w:space="0" w:color="auto"/>
            </w:tcBorders>
          </w:tcPr>
          <w:p w14:paraId="5664610F" w14:textId="77777777" w:rsidR="00456E39" w:rsidRPr="009906C4" w:rsidRDefault="00456E39" w:rsidP="00EA742C">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63EC4FB1" w14:textId="77777777" w:rsidR="00456E39" w:rsidRPr="009906C4" w:rsidRDefault="00456E39" w:rsidP="00EA742C">
            <w:pPr>
              <w:jc w:val="both"/>
              <w:rPr>
                <w:rFonts w:ascii="Times" w:hAnsi="Times" w:cs="Arial"/>
              </w:rPr>
            </w:pPr>
            <w:r w:rsidRPr="009906C4">
              <w:rPr>
                <w:rFonts w:ascii="Times" w:hAnsi="Times" w:cs="Arial"/>
              </w:rPr>
              <w:t>Prepare manuscripts for submission</w:t>
            </w:r>
          </w:p>
        </w:tc>
        <w:tc>
          <w:tcPr>
            <w:tcW w:w="3674" w:type="dxa"/>
            <w:tcBorders>
              <w:top w:val="nil"/>
              <w:left w:val="single" w:sz="6" w:space="0" w:color="auto"/>
              <w:bottom w:val="single" w:sz="6" w:space="0" w:color="auto"/>
              <w:right w:val="single" w:sz="6" w:space="0" w:color="auto"/>
            </w:tcBorders>
          </w:tcPr>
          <w:p w14:paraId="7BBA31EF" w14:textId="77777777" w:rsidR="00456E39" w:rsidRPr="009906C4" w:rsidRDefault="00456E39" w:rsidP="00EA742C">
            <w:pPr>
              <w:jc w:val="both"/>
              <w:rPr>
                <w:rFonts w:ascii="Times" w:hAnsi="Times" w:cs="Arial"/>
              </w:rPr>
            </w:pPr>
            <w:r w:rsidRPr="009906C4">
              <w:rPr>
                <w:rFonts w:ascii="Times" w:hAnsi="Times" w:cs="Arial"/>
              </w:rPr>
              <w:t>Maintain pipeline program</w:t>
            </w:r>
          </w:p>
        </w:tc>
      </w:tr>
    </w:tbl>
    <w:p w14:paraId="0C97D0C5" w14:textId="127E7ADD" w:rsidR="00746E26" w:rsidRDefault="00746E26" w:rsidP="00EA742C">
      <w:pPr>
        <w:widowControl w:val="0"/>
        <w:tabs>
          <w:tab w:val="left" w:pos="883"/>
        </w:tabs>
        <w:spacing w:before="26"/>
        <w:jc w:val="both"/>
        <w:rPr>
          <w:rFonts w:ascii="Times" w:eastAsia="Arial" w:hAnsi="Times" w:cs="Calibri"/>
        </w:rPr>
      </w:pPr>
    </w:p>
    <w:p w14:paraId="193C34B3" w14:textId="35BE6449" w:rsidR="00BC5CFA" w:rsidRDefault="00BC5CFA" w:rsidP="00EA742C">
      <w:pPr>
        <w:widowControl w:val="0"/>
        <w:tabs>
          <w:tab w:val="left" w:pos="883"/>
        </w:tabs>
        <w:spacing w:before="26"/>
        <w:jc w:val="both"/>
        <w:rPr>
          <w:rFonts w:ascii="Times" w:eastAsia="Arial" w:hAnsi="Times" w:cs="Calibri"/>
        </w:rPr>
      </w:pPr>
    </w:p>
    <w:p w14:paraId="641A1344" w14:textId="77072F3D" w:rsidR="00BC5CFA" w:rsidRDefault="00BC5CFA" w:rsidP="00EA742C">
      <w:pPr>
        <w:widowControl w:val="0"/>
        <w:tabs>
          <w:tab w:val="left" w:pos="883"/>
        </w:tabs>
        <w:spacing w:before="26"/>
        <w:jc w:val="both"/>
        <w:rPr>
          <w:rFonts w:ascii="Times" w:eastAsia="Arial" w:hAnsi="Times" w:cs="Calibri"/>
          <w:b/>
          <w:bCs/>
          <w:sz w:val="32"/>
          <w:szCs w:val="32"/>
        </w:rPr>
      </w:pPr>
      <w:r w:rsidRPr="00BC5CFA">
        <w:rPr>
          <w:rFonts w:ascii="Times" w:eastAsia="Arial" w:hAnsi="Times" w:cs="Calibri"/>
          <w:b/>
          <w:bCs/>
          <w:sz w:val="32"/>
          <w:szCs w:val="32"/>
        </w:rPr>
        <w:lastRenderedPageBreak/>
        <w:t>References</w:t>
      </w:r>
    </w:p>
    <w:p w14:paraId="0D95AAD1" w14:textId="77777777" w:rsidR="00BC5CFA" w:rsidRPr="005A0335" w:rsidRDefault="00BC5CFA" w:rsidP="00EA742C">
      <w:pPr>
        <w:spacing w:before="60"/>
        <w:ind w:left="720" w:hanging="720"/>
        <w:jc w:val="both"/>
        <w:rPr>
          <w:rFonts w:ascii="Arial" w:hAnsi="Arial" w:cs="Arial"/>
          <w:sz w:val="22"/>
          <w:szCs w:val="22"/>
        </w:rPr>
      </w:pPr>
      <w:r w:rsidRPr="005A0335">
        <w:rPr>
          <w:rFonts w:ascii="Arial" w:hAnsi="Arial" w:cs="Arial"/>
          <w:sz w:val="22"/>
          <w:szCs w:val="22"/>
        </w:rPr>
        <w:t xml:space="preserve">Allen, C.D., </w:t>
      </w:r>
      <w:proofErr w:type="spellStart"/>
      <w:r w:rsidRPr="005A0335">
        <w:rPr>
          <w:rFonts w:ascii="Arial" w:hAnsi="Arial" w:cs="Arial"/>
          <w:sz w:val="22"/>
          <w:szCs w:val="22"/>
        </w:rPr>
        <w:t>Macalady</w:t>
      </w:r>
      <w:proofErr w:type="spellEnd"/>
      <w:r w:rsidRPr="005A0335">
        <w:rPr>
          <w:rFonts w:ascii="Arial" w:hAnsi="Arial" w:cs="Arial"/>
          <w:sz w:val="22"/>
          <w:szCs w:val="22"/>
        </w:rPr>
        <w:t xml:space="preserve">, A.K., </w:t>
      </w:r>
      <w:proofErr w:type="spellStart"/>
      <w:r w:rsidRPr="005A0335">
        <w:rPr>
          <w:rFonts w:ascii="Arial" w:hAnsi="Arial" w:cs="Arial"/>
          <w:sz w:val="22"/>
          <w:szCs w:val="22"/>
        </w:rPr>
        <w:t>Chenchouni</w:t>
      </w:r>
      <w:proofErr w:type="spellEnd"/>
      <w:r w:rsidRPr="005A0335">
        <w:rPr>
          <w:rFonts w:ascii="Arial" w:hAnsi="Arial" w:cs="Arial"/>
          <w:sz w:val="22"/>
          <w:szCs w:val="22"/>
        </w:rPr>
        <w:t xml:space="preserve">, H., Bachelet, D., McDowell, N., </w:t>
      </w:r>
      <w:proofErr w:type="spellStart"/>
      <w:r w:rsidRPr="005A0335">
        <w:rPr>
          <w:rFonts w:ascii="Arial" w:hAnsi="Arial" w:cs="Arial"/>
          <w:sz w:val="22"/>
          <w:szCs w:val="22"/>
        </w:rPr>
        <w:t>Vennetier</w:t>
      </w:r>
      <w:proofErr w:type="spellEnd"/>
      <w:r w:rsidRPr="005A0335">
        <w:rPr>
          <w:rFonts w:ascii="Arial" w:hAnsi="Arial" w:cs="Arial"/>
          <w:sz w:val="22"/>
          <w:szCs w:val="22"/>
        </w:rPr>
        <w:t xml:space="preserve">, M., </w:t>
      </w:r>
      <w:proofErr w:type="spellStart"/>
      <w:r w:rsidRPr="005A0335">
        <w:rPr>
          <w:rFonts w:ascii="Arial" w:hAnsi="Arial" w:cs="Arial"/>
          <w:sz w:val="22"/>
          <w:szCs w:val="22"/>
        </w:rPr>
        <w:t>Kitzberger</w:t>
      </w:r>
      <w:proofErr w:type="spellEnd"/>
      <w:r w:rsidRPr="005A0335">
        <w:rPr>
          <w:rFonts w:ascii="Arial" w:hAnsi="Arial" w:cs="Arial"/>
          <w:sz w:val="22"/>
          <w:szCs w:val="22"/>
        </w:rPr>
        <w:t xml:space="preserve">, T., </w:t>
      </w:r>
      <w:proofErr w:type="spellStart"/>
      <w:r w:rsidRPr="005A0335">
        <w:rPr>
          <w:rFonts w:ascii="Arial" w:hAnsi="Arial" w:cs="Arial"/>
          <w:sz w:val="22"/>
          <w:szCs w:val="22"/>
        </w:rPr>
        <w:t>Rigling</w:t>
      </w:r>
      <w:proofErr w:type="spellEnd"/>
      <w:r w:rsidRPr="005A0335">
        <w:rPr>
          <w:rFonts w:ascii="Arial" w:hAnsi="Arial" w:cs="Arial"/>
          <w:sz w:val="22"/>
          <w:szCs w:val="22"/>
        </w:rPr>
        <w:t xml:space="preserve">, A., </w:t>
      </w:r>
      <w:proofErr w:type="spellStart"/>
      <w:r w:rsidRPr="005A0335">
        <w:rPr>
          <w:rFonts w:ascii="Arial" w:hAnsi="Arial" w:cs="Arial"/>
          <w:sz w:val="22"/>
          <w:szCs w:val="22"/>
        </w:rPr>
        <w:t>Breshears</w:t>
      </w:r>
      <w:proofErr w:type="spellEnd"/>
      <w:r w:rsidRPr="005A0335">
        <w:rPr>
          <w:rFonts w:ascii="Arial" w:hAnsi="Arial" w:cs="Arial"/>
          <w:sz w:val="22"/>
          <w:szCs w:val="22"/>
        </w:rPr>
        <w:t xml:space="preserve">, D.D., Hogg, E.T., Gonzalez, P., </w:t>
      </w:r>
      <w:proofErr w:type="spellStart"/>
      <w:r w:rsidRPr="005A0335">
        <w:rPr>
          <w:rFonts w:ascii="Arial" w:hAnsi="Arial" w:cs="Arial"/>
          <w:sz w:val="22"/>
          <w:szCs w:val="22"/>
        </w:rPr>
        <w:t>Fensham</w:t>
      </w:r>
      <w:proofErr w:type="spellEnd"/>
      <w:r w:rsidRPr="005A0335">
        <w:rPr>
          <w:rFonts w:ascii="Arial" w:hAnsi="Arial" w:cs="Arial"/>
          <w:sz w:val="22"/>
          <w:szCs w:val="22"/>
        </w:rPr>
        <w:t xml:space="preserve">, R., Zhang, Z., Castro, J., </w:t>
      </w:r>
      <w:proofErr w:type="spellStart"/>
      <w:r w:rsidRPr="005A0335">
        <w:rPr>
          <w:rFonts w:ascii="Arial" w:hAnsi="Arial" w:cs="Arial"/>
          <w:sz w:val="22"/>
          <w:szCs w:val="22"/>
        </w:rPr>
        <w:t>Demidova</w:t>
      </w:r>
      <w:proofErr w:type="spellEnd"/>
      <w:r w:rsidRPr="005A0335">
        <w:rPr>
          <w:rFonts w:ascii="Arial" w:hAnsi="Arial" w:cs="Arial"/>
          <w:sz w:val="22"/>
          <w:szCs w:val="22"/>
        </w:rPr>
        <w:t xml:space="preserve">, N., Lim, J.H., Allard, G., Running, S.W., </w:t>
      </w:r>
      <w:proofErr w:type="spellStart"/>
      <w:r w:rsidRPr="005A0335">
        <w:rPr>
          <w:rFonts w:ascii="Arial" w:hAnsi="Arial" w:cs="Arial"/>
          <w:sz w:val="22"/>
          <w:szCs w:val="22"/>
        </w:rPr>
        <w:t>Semerci</w:t>
      </w:r>
      <w:proofErr w:type="spellEnd"/>
      <w:r w:rsidRPr="005A0335">
        <w:rPr>
          <w:rFonts w:ascii="Arial" w:hAnsi="Arial" w:cs="Arial"/>
          <w:sz w:val="22"/>
          <w:szCs w:val="22"/>
        </w:rPr>
        <w:t xml:space="preserve">, A. &amp; Cobb, N. (2010) A global overview of drought and heat-induced tree mortality reveals emerging climate change risks for forests.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259</w:t>
      </w:r>
      <w:r w:rsidRPr="005A0335">
        <w:rPr>
          <w:rFonts w:ascii="Arial" w:hAnsi="Arial" w:cs="Arial"/>
          <w:sz w:val="22"/>
          <w:szCs w:val="22"/>
        </w:rPr>
        <w:t>, 660 – 684, adaptation of Forests and Forest Management to Changing Climate.</w:t>
      </w:r>
    </w:p>
    <w:p w14:paraId="41C6C408"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Anderegg, W.R.L., </w:t>
      </w:r>
      <w:proofErr w:type="spellStart"/>
      <w:r w:rsidRPr="005A0335">
        <w:rPr>
          <w:rFonts w:ascii="Arial" w:hAnsi="Arial" w:cs="Arial"/>
          <w:sz w:val="22"/>
          <w:szCs w:val="22"/>
        </w:rPr>
        <w:t>Trugman</w:t>
      </w:r>
      <w:proofErr w:type="spellEnd"/>
      <w:r w:rsidRPr="005A0335">
        <w:rPr>
          <w:rFonts w:ascii="Arial" w:hAnsi="Arial" w:cs="Arial"/>
          <w:sz w:val="22"/>
          <w:szCs w:val="22"/>
        </w:rPr>
        <w:t xml:space="preserve">, A.T., </w:t>
      </w:r>
      <w:proofErr w:type="spellStart"/>
      <w:r w:rsidRPr="005A0335">
        <w:rPr>
          <w:rFonts w:ascii="Arial" w:hAnsi="Arial" w:cs="Arial"/>
          <w:sz w:val="22"/>
          <w:szCs w:val="22"/>
        </w:rPr>
        <w:t>Badgley</w:t>
      </w:r>
      <w:proofErr w:type="spellEnd"/>
      <w:r w:rsidRPr="005A0335">
        <w:rPr>
          <w:rFonts w:ascii="Arial" w:hAnsi="Arial" w:cs="Arial"/>
          <w:sz w:val="22"/>
          <w:szCs w:val="22"/>
        </w:rPr>
        <w:t xml:space="preserve">, G., </w:t>
      </w:r>
      <w:proofErr w:type="spellStart"/>
      <w:r w:rsidRPr="005A0335">
        <w:rPr>
          <w:rFonts w:ascii="Arial" w:hAnsi="Arial" w:cs="Arial"/>
          <w:sz w:val="22"/>
          <w:szCs w:val="22"/>
        </w:rPr>
        <w:t>Konings</w:t>
      </w:r>
      <w:proofErr w:type="spellEnd"/>
      <w:r w:rsidRPr="005A0335">
        <w:rPr>
          <w:rFonts w:ascii="Arial" w:hAnsi="Arial" w:cs="Arial"/>
          <w:sz w:val="22"/>
          <w:szCs w:val="22"/>
        </w:rPr>
        <w:t xml:space="preserve">, A.G. &amp; Shaw, J. (2020) Divergent forest sensitivity to repeated extreme droughts. </w:t>
      </w:r>
      <w:r w:rsidRPr="005A0335">
        <w:rPr>
          <w:rFonts w:ascii="Arial" w:hAnsi="Arial" w:cs="Arial"/>
          <w:i/>
          <w:iCs/>
          <w:sz w:val="22"/>
          <w:szCs w:val="22"/>
        </w:rPr>
        <w:t>Nature Climate Change</w:t>
      </w:r>
      <w:r w:rsidRPr="005A0335">
        <w:rPr>
          <w:rFonts w:ascii="Arial" w:hAnsi="Arial" w:cs="Arial"/>
          <w:sz w:val="22"/>
          <w:szCs w:val="22"/>
        </w:rPr>
        <w:t xml:space="preserve"> .</w:t>
      </w:r>
    </w:p>
    <w:p w14:paraId="015B31EA"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Arthur, M.A., Alexander, H.D., Dey, D.C., Schweitzer, C.J. &amp; Loftis, D.L. (2012) Refining the </w:t>
      </w:r>
      <w:r>
        <w:rPr>
          <w:rFonts w:ascii="Arial" w:hAnsi="Arial" w:cs="Arial"/>
          <w:sz w:val="22"/>
          <w:szCs w:val="22"/>
        </w:rPr>
        <w:t>o</w:t>
      </w:r>
      <w:r w:rsidRPr="005A0335">
        <w:rPr>
          <w:rFonts w:ascii="Arial" w:hAnsi="Arial" w:cs="Arial"/>
          <w:sz w:val="22"/>
          <w:szCs w:val="22"/>
        </w:rPr>
        <w:t>ak</w:t>
      </w:r>
      <w:r>
        <w:rPr>
          <w:rFonts w:ascii="Arial" w:hAnsi="Arial" w:cs="Arial"/>
          <w:sz w:val="22"/>
          <w:szCs w:val="22"/>
        </w:rPr>
        <w:t>-f</w:t>
      </w:r>
      <w:r w:rsidRPr="005A0335">
        <w:rPr>
          <w:rFonts w:ascii="Arial" w:hAnsi="Arial" w:cs="Arial"/>
          <w:sz w:val="22"/>
          <w:szCs w:val="22"/>
        </w:rPr>
        <w:t xml:space="preserve">ire </w:t>
      </w:r>
      <w:r>
        <w:rPr>
          <w:rFonts w:ascii="Arial" w:hAnsi="Arial" w:cs="Arial"/>
          <w:sz w:val="22"/>
          <w:szCs w:val="22"/>
        </w:rPr>
        <w:t>h</w:t>
      </w:r>
      <w:r w:rsidRPr="005A0335">
        <w:rPr>
          <w:rFonts w:ascii="Arial" w:hAnsi="Arial" w:cs="Arial"/>
          <w:sz w:val="22"/>
          <w:szCs w:val="22"/>
        </w:rPr>
        <w:t xml:space="preserve">ypothesis for </w:t>
      </w:r>
      <w:r>
        <w:rPr>
          <w:rFonts w:ascii="Arial" w:hAnsi="Arial" w:cs="Arial"/>
          <w:sz w:val="22"/>
          <w:szCs w:val="22"/>
        </w:rPr>
        <w:t>m</w:t>
      </w:r>
      <w:r w:rsidRPr="005A0335">
        <w:rPr>
          <w:rFonts w:ascii="Arial" w:hAnsi="Arial" w:cs="Arial"/>
          <w:sz w:val="22"/>
          <w:szCs w:val="22"/>
        </w:rPr>
        <w:t xml:space="preserve">anagement of </w:t>
      </w:r>
      <w:r>
        <w:rPr>
          <w:rFonts w:ascii="Arial" w:hAnsi="Arial" w:cs="Arial"/>
          <w:sz w:val="22"/>
          <w:szCs w:val="22"/>
        </w:rPr>
        <w:t>o</w:t>
      </w:r>
      <w:r w:rsidRPr="005A0335">
        <w:rPr>
          <w:rFonts w:ascii="Arial" w:hAnsi="Arial" w:cs="Arial"/>
          <w:sz w:val="22"/>
          <w:szCs w:val="22"/>
        </w:rPr>
        <w:t>ak-</w:t>
      </w:r>
      <w:r>
        <w:rPr>
          <w:rFonts w:ascii="Arial" w:hAnsi="Arial" w:cs="Arial"/>
          <w:sz w:val="22"/>
          <w:szCs w:val="22"/>
        </w:rPr>
        <w:t>d</w:t>
      </w:r>
      <w:r w:rsidRPr="005A0335">
        <w:rPr>
          <w:rFonts w:ascii="Arial" w:hAnsi="Arial" w:cs="Arial"/>
          <w:sz w:val="22"/>
          <w:szCs w:val="22"/>
        </w:rPr>
        <w:t xml:space="preserve">ominated </w:t>
      </w:r>
      <w:r>
        <w:rPr>
          <w:rFonts w:ascii="Arial" w:hAnsi="Arial" w:cs="Arial"/>
          <w:sz w:val="22"/>
          <w:szCs w:val="22"/>
        </w:rPr>
        <w:t>f</w:t>
      </w:r>
      <w:r w:rsidRPr="005A0335">
        <w:rPr>
          <w:rFonts w:ascii="Arial" w:hAnsi="Arial" w:cs="Arial"/>
          <w:sz w:val="22"/>
          <w:szCs w:val="22"/>
        </w:rPr>
        <w:t xml:space="preserve">orests of the </w:t>
      </w:r>
      <w:r>
        <w:rPr>
          <w:rFonts w:ascii="Arial" w:hAnsi="Arial" w:cs="Arial"/>
          <w:sz w:val="22"/>
          <w:szCs w:val="22"/>
        </w:rPr>
        <w:t>e</w:t>
      </w:r>
      <w:r w:rsidRPr="005A0335">
        <w:rPr>
          <w:rFonts w:ascii="Arial" w:hAnsi="Arial" w:cs="Arial"/>
          <w:sz w:val="22"/>
          <w:szCs w:val="22"/>
        </w:rPr>
        <w:t xml:space="preserve">astern United States. </w:t>
      </w:r>
      <w:r w:rsidRPr="005A0335">
        <w:rPr>
          <w:rFonts w:ascii="Arial" w:hAnsi="Arial" w:cs="Arial"/>
          <w:i/>
          <w:iCs/>
          <w:sz w:val="22"/>
          <w:szCs w:val="22"/>
        </w:rPr>
        <w:t>Journal of Forestry</w:t>
      </w:r>
      <w:r w:rsidRPr="005A0335">
        <w:rPr>
          <w:rFonts w:ascii="Arial" w:hAnsi="Arial" w:cs="Arial"/>
          <w:sz w:val="22"/>
          <w:szCs w:val="22"/>
        </w:rPr>
        <w:t xml:space="preserve"> </w:t>
      </w:r>
      <w:r w:rsidRPr="005A0335">
        <w:rPr>
          <w:rFonts w:ascii="Arial" w:hAnsi="Arial" w:cs="Arial"/>
          <w:b/>
          <w:bCs/>
          <w:sz w:val="22"/>
          <w:szCs w:val="22"/>
        </w:rPr>
        <w:t>110</w:t>
      </w:r>
      <w:r w:rsidRPr="005A0335">
        <w:rPr>
          <w:rFonts w:ascii="Arial" w:hAnsi="Arial" w:cs="Arial"/>
          <w:sz w:val="22"/>
          <w:szCs w:val="22"/>
        </w:rPr>
        <w:t>, 257–266.</w:t>
      </w:r>
    </w:p>
    <w:p w14:paraId="22968AAB"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Ayres, M.P. &amp; </w:t>
      </w:r>
      <w:proofErr w:type="spellStart"/>
      <w:r w:rsidRPr="005A0335">
        <w:rPr>
          <w:rFonts w:ascii="Arial" w:hAnsi="Arial" w:cs="Arial"/>
          <w:sz w:val="22"/>
          <w:szCs w:val="22"/>
        </w:rPr>
        <w:t>Lombardero</w:t>
      </w:r>
      <w:proofErr w:type="spellEnd"/>
      <w:r w:rsidRPr="005A0335">
        <w:rPr>
          <w:rFonts w:ascii="Arial" w:hAnsi="Arial" w:cs="Arial"/>
          <w:sz w:val="22"/>
          <w:szCs w:val="22"/>
        </w:rPr>
        <w:t xml:space="preserve">, M.J. (2000) Assessing the consequences of global change for forest disturbance from herbivores and pathogens. </w:t>
      </w:r>
      <w:r w:rsidRPr="005A0335">
        <w:rPr>
          <w:rFonts w:ascii="Arial" w:hAnsi="Arial" w:cs="Arial"/>
          <w:i/>
          <w:iCs/>
          <w:sz w:val="22"/>
          <w:szCs w:val="22"/>
        </w:rPr>
        <w:t>Science of The Total Environment</w:t>
      </w:r>
      <w:r w:rsidRPr="005A0335">
        <w:rPr>
          <w:rFonts w:ascii="Arial" w:hAnsi="Arial" w:cs="Arial"/>
          <w:sz w:val="22"/>
          <w:szCs w:val="22"/>
        </w:rPr>
        <w:t xml:space="preserve"> </w:t>
      </w:r>
      <w:r w:rsidRPr="005A0335">
        <w:rPr>
          <w:rFonts w:ascii="Arial" w:hAnsi="Arial" w:cs="Arial"/>
          <w:b/>
          <w:bCs/>
          <w:sz w:val="22"/>
          <w:szCs w:val="22"/>
        </w:rPr>
        <w:t>262</w:t>
      </w:r>
      <w:r w:rsidRPr="005A0335">
        <w:rPr>
          <w:rFonts w:ascii="Arial" w:hAnsi="Arial" w:cs="Arial"/>
          <w:sz w:val="22"/>
          <w:szCs w:val="22"/>
        </w:rPr>
        <w:t>, 263–286.</w:t>
      </w:r>
    </w:p>
    <w:p w14:paraId="04527F7E" w14:textId="77777777" w:rsidR="00BC5CFA" w:rsidRDefault="00BC5CFA" w:rsidP="00EA742C">
      <w:pPr>
        <w:ind w:left="720" w:hanging="720"/>
        <w:jc w:val="both"/>
        <w:rPr>
          <w:rFonts w:ascii="Arial" w:hAnsi="Arial" w:cs="Arial"/>
          <w:sz w:val="22"/>
          <w:szCs w:val="22"/>
        </w:rPr>
      </w:pPr>
      <w:r w:rsidRPr="005A0335">
        <w:rPr>
          <w:rFonts w:ascii="Arial" w:hAnsi="Arial" w:cs="Arial"/>
          <w:sz w:val="22"/>
          <w:szCs w:val="22"/>
        </w:rPr>
        <w:t xml:space="preserve">Bachelet, D., Neilson, R.P., </w:t>
      </w:r>
      <w:proofErr w:type="spellStart"/>
      <w:r w:rsidRPr="005A0335">
        <w:rPr>
          <w:rFonts w:ascii="Arial" w:hAnsi="Arial" w:cs="Arial"/>
          <w:sz w:val="22"/>
          <w:szCs w:val="22"/>
        </w:rPr>
        <w:t>Lenihan</w:t>
      </w:r>
      <w:proofErr w:type="spellEnd"/>
      <w:r w:rsidRPr="005A0335">
        <w:rPr>
          <w:rFonts w:ascii="Arial" w:hAnsi="Arial" w:cs="Arial"/>
          <w:sz w:val="22"/>
          <w:szCs w:val="22"/>
        </w:rPr>
        <w:t xml:space="preserve">, J.M. &amp; </w:t>
      </w:r>
      <w:proofErr w:type="spellStart"/>
      <w:r w:rsidRPr="005A0335">
        <w:rPr>
          <w:rFonts w:ascii="Arial" w:hAnsi="Arial" w:cs="Arial"/>
          <w:sz w:val="22"/>
          <w:szCs w:val="22"/>
        </w:rPr>
        <w:t>Drapek</w:t>
      </w:r>
      <w:proofErr w:type="spellEnd"/>
      <w:r w:rsidRPr="005A0335">
        <w:rPr>
          <w:rFonts w:ascii="Arial" w:hAnsi="Arial" w:cs="Arial"/>
          <w:sz w:val="22"/>
          <w:szCs w:val="22"/>
        </w:rPr>
        <w:t xml:space="preserve">, R.J. (2001) Climate change effects on vegetation distribution and carbon budget in the united states. </w:t>
      </w:r>
      <w:r w:rsidRPr="005A0335">
        <w:rPr>
          <w:rFonts w:ascii="Arial" w:hAnsi="Arial" w:cs="Arial"/>
          <w:i/>
          <w:iCs/>
          <w:sz w:val="22"/>
          <w:szCs w:val="22"/>
        </w:rPr>
        <w:t>Ecosystems</w:t>
      </w:r>
      <w:r w:rsidRPr="005A0335">
        <w:rPr>
          <w:rFonts w:ascii="Arial" w:hAnsi="Arial" w:cs="Arial"/>
          <w:sz w:val="22"/>
          <w:szCs w:val="22"/>
        </w:rPr>
        <w:t xml:space="preserve"> </w:t>
      </w:r>
      <w:r w:rsidRPr="005A0335">
        <w:rPr>
          <w:rFonts w:ascii="Arial" w:hAnsi="Arial" w:cs="Arial"/>
          <w:b/>
          <w:bCs/>
          <w:sz w:val="22"/>
          <w:szCs w:val="22"/>
        </w:rPr>
        <w:t>4</w:t>
      </w:r>
      <w:r w:rsidRPr="005A0335">
        <w:rPr>
          <w:rFonts w:ascii="Arial" w:hAnsi="Arial" w:cs="Arial"/>
          <w:sz w:val="22"/>
          <w:szCs w:val="22"/>
        </w:rPr>
        <w:t>, 164–185.</w:t>
      </w:r>
    </w:p>
    <w:p w14:paraId="6BF1BAAF" w14:textId="77777777" w:rsidR="00BC5CFA" w:rsidRDefault="00BC5CFA" w:rsidP="00EA742C">
      <w:pPr>
        <w:ind w:left="720" w:hanging="720"/>
        <w:jc w:val="both"/>
        <w:rPr>
          <w:rFonts w:ascii="Arial" w:hAnsi="Arial" w:cs="Arial"/>
          <w:sz w:val="22"/>
          <w:szCs w:val="22"/>
        </w:rPr>
      </w:pPr>
      <w:r>
        <w:rPr>
          <w:rFonts w:ascii="Arial" w:hAnsi="Arial" w:cs="Arial"/>
          <w:sz w:val="22"/>
          <w:szCs w:val="22"/>
        </w:rPr>
        <w:t xml:space="preserve">Blackman, C.J., </w:t>
      </w:r>
      <w:proofErr w:type="spellStart"/>
      <w:r>
        <w:rPr>
          <w:rFonts w:ascii="Arial" w:hAnsi="Arial" w:cs="Arial"/>
          <w:sz w:val="22"/>
          <w:szCs w:val="22"/>
        </w:rPr>
        <w:t>Brodribb</w:t>
      </w:r>
      <w:proofErr w:type="spellEnd"/>
      <w:r>
        <w:rPr>
          <w:rFonts w:ascii="Arial" w:hAnsi="Arial" w:cs="Arial"/>
          <w:sz w:val="22"/>
          <w:szCs w:val="22"/>
        </w:rPr>
        <w:t xml:space="preserve">, T.J. &amp; Jordan G.J. (2009) Leaf hydraulics and drought stress: response, recovery and survivorship in four woody temperate plant species. </w:t>
      </w:r>
      <w:r>
        <w:rPr>
          <w:rFonts w:ascii="Arial" w:hAnsi="Arial" w:cs="Arial"/>
          <w:i/>
          <w:iCs/>
          <w:sz w:val="22"/>
          <w:szCs w:val="22"/>
        </w:rPr>
        <w:t>Plant, Cell &amp; Environment</w:t>
      </w:r>
      <w:r>
        <w:rPr>
          <w:rFonts w:ascii="Arial" w:hAnsi="Arial" w:cs="Arial"/>
          <w:sz w:val="22"/>
          <w:szCs w:val="22"/>
        </w:rPr>
        <w:t xml:space="preserve"> </w:t>
      </w:r>
      <w:r>
        <w:rPr>
          <w:rFonts w:ascii="Arial" w:hAnsi="Arial" w:cs="Arial"/>
          <w:b/>
          <w:bCs/>
          <w:sz w:val="22"/>
          <w:szCs w:val="22"/>
        </w:rPr>
        <w:t>32</w:t>
      </w:r>
      <w:r>
        <w:rPr>
          <w:rFonts w:ascii="Arial" w:hAnsi="Arial" w:cs="Arial"/>
          <w:sz w:val="22"/>
          <w:szCs w:val="22"/>
        </w:rPr>
        <w:t>, 1584-1595.</w:t>
      </w:r>
    </w:p>
    <w:p w14:paraId="3393ACB8" w14:textId="77777777" w:rsidR="00BC5CFA" w:rsidRDefault="00BC5CFA" w:rsidP="00EA742C">
      <w:pPr>
        <w:ind w:left="720" w:hanging="720"/>
        <w:jc w:val="both"/>
        <w:rPr>
          <w:rFonts w:ascii="Arial" w:hAnsi="Arial" w:cs="Arial"/>
          <w:sz w:val="22"/>
          <w:szCs w:val="22"/>
        </w:rPr>
      </w:pPr>
      <w:proofErr w:type="spellStart"/>
      <w:r>
        <w:rPr>
          <w:rFonts w:ascii="Arial" w:hAnsi="Arial" w:cs="Arial"/>
          <w:sz w:val="22"/>
          <w:szCs w:val="22"/>
        </w:rPr>
        <w:t>Brodribb</w:t>
      </w:r>
      <w:proofErr w:type="spellEnd"/>
      <w:r>
        <w:rPr>
          <w:rFonts w:ascii="Arial" w:hAnsi="Arial" w:cs="Arial"/>
          <w:sz w:val="22"/>
          <w:szCs w:val="22"/>
        </w:rPr>
        <w:t xml:space="preserve">, T.J. &amp; </w:t>
      </w:r>
      <w:proofErr w:type="spellStart"/>
      <w:r>
        <w:rPr>
          <w:rFonts w:ascii="Arial" w:hAnsi="Arial" w:cs="Arial"/>
          <w:sz w:val="22"/>
          <w:szCs w:val="22"/>
        </w:rPr>
        <w:t>Cochard</w:t>
      </w:r>
      <w:proofErr w:type="spellEnd"/>
      <w:r>
        <w:rPr>
          <w:rFonts w:ascii="Arial" w:hAnsi="Arial" w:cs="Arial"/>
          <w:sz w:val="22"/>
          <w:szCs w:val="22"/>
        </w:rPr>
        <w:t xml:space="preserve">, H. (2009) Hydraulic failure defines the recovery and point of death in water-stressed conifers. </w:t>
      </w:r>
      <w:r>
        <w:rPr>
          <w:rFonts w:ascii="Arial" w:hAnsi="Arial" w:cs="Arial"/>
          <w:i/>
          <w:iCs/>
          <w:sz w:val="22"/>
          <w:szCs w:val="22"/>
        </w:rPr>
        <w:t>Plant Physiology</w:t>
      </w:r>
      <w:r>
        <w:rPr>
          <w:rFonts w:ascii="Arial" w:hAnsi="Arial" w:cs="Arial"/>
          <w:sz w:val="22"/>
          <w:szCs w:val="22"/>
        </w:rPr>
        <w:t xml:space="preserve"> </w:t>
      </w:r>
      <w:r>
        <w:rPr>
          <w:rFonts w:ascii="Arial" w:hAnsi="Arial" w:cs="Arial"/>
          <w:b/>
          <w:bCs/>
          <w:sz w:val="22"/>
          <w:szCs w:val="22"/>
        </w:rPr>
        <w:t>149</w:t>
      </w:r>
      <w:r>
        <w:rPr>
          <w:rFonts w:ascii="Arial" w:hAnsi="Arial" w:cs="Arial"/>
          <w:sz w:val="22"/>
          <w:szCs w:val="22"/>
        </w:rPr>
        <w:t>, 575-584.</w:t>
      </w:r>
    </w:p>
    <w:p w14:paraId="4355E8AF" w14:textId="77777777" w:rsidR="00BC5CFA" w:rsidRPr="005A0335" w:rsidRDefault="00BC5CFA" w:rsidP="00EA742C">
      <w:pPr>
        <w:ind w:left="720" w:hanging="720"/>
        <w:jc w:val="both"/>
        <w:rPr>
          <w:rFonts w:ascii="Arial" w:hAnsi="Arial" w:cs="Arial"/>
          <w:sz w:val="22"/>
          <w:szCs w:val="22"/>
        </w:rPr>
      </w:pPr>
      <w:r>
        <w:rPr>
          <w:rFonts w:ascii="Arial" w:hAnsi="Arial" w:cs="Arial"/>
          <w:sz w:val="22"/>
          <w:szCs w:val="22"/>
        </w:rPr>
        <w:t xml:space="preserve">Burgess, S.S.O. (2006) Measuring transpiration responses to summer precipitation in a Mediterranean climate: a simple screening tool for identifying plant water-use strategies. </w:t>
      </w:r>
      <w:proofErr w:type="spellStart"/>
      <w:r>
        <w:rPr>
          <w:rFonts w:ascii="Arial" w:hAnsi="Arial" w:cs="Arial"/>
          <w:i/>
          <w:iCs/>
          <w:sz w:val="22"/>
          <w:szCs w:val="22"/>
        </w:rPr>
        <w:t>Physiologia</w:t>
      </w:r>
      <w:proofErr w:type="spellEnd"/>
      <w:r>
        <w:rPr>
          <w:rFonts w:ascii="Arial" w:hAnsi="Arial" w:cs="Arial"/>
          <w:i/>
          <w:iCs/>
          <w:sz w:val="22"/>
          <w:szCs w:val="22"/>
        </w:rPr>
        <w:t xml:space="preserve"> Plantarum</w:t>
      </w:r>
      <w:r>
        <w:rPr>
          <w:rFonts w:ascii="Arial" w:hAnsi="Arial" w:cs="Arial"/>
          <w:sz w:val="22"/>
          <w:szCs w:val="22"/>
        </w:rPr>
        <w:t xml:space="preserve"> </w:t>
      </w:r>
      <w:r>
        <w:rPr>
          <w:rFonts w:ascii="Arial" w:hAnsi="Arial" w:cs="Arial"/>
          <w:b/>
          <w:bCs/>
          <w:sz w:val="22"/>
          <w:szCs w:val="22"/>
        </w:rPr>
        <w:t>127</w:t>
      </w:r>
      <w:r>
        <w:rPr>
          <w:rFonts w:ascii="Arial" w:hAnsi="Arial" w:cs="Arial"/>
          <w:sz w:val="22"/>
          <w:szCs w:val="22"/>
        </w:rPr>
        <w:t>, 404-412.</w:t>
      </w:r>
    </w:p>
    <w:p w14:paraId="51CC533F" w14:textId="77777777" w:rsidR="00BC5CFA" w:rsidRDefault="00BC5CFA" w:rsidP="00EA742C">
      <w:pPr>
        <w:pStyle w:val="bibitem"/>
        <w:widowControl/>
        <w:ind w:left="720" w:hanging="720"/>
        <w:jc w:val="both"/>
        <w:rPr>
          <w:rFonts w:ascii="Arial" w:hAnsi="Arial" w:cs="Arial"/>
          <w:sz w:val="22"/>
          <w:szCs w:val="22"/>
        </w:rPr>
      </w:pPr>
      <w:r w:rsidRPr="005A0335">
        <w:rPr>
          <w:rFonts w:ascii="Arial" w:hAnsi="Arial" w:cs="Arial"/>
          <w:sz w:val="22"/>
          <w:szCs w:val="22"/>
        </w:rPr>
        <w:t xml:space="preserve">Canham, C.D., Kobe, R.K., Latty, E.F. &amp; Chazdon, R.L. (1999) Interspecific and intraspecific variation in tree seedling survival: effects of allocation to roots versus carbohydrate reserves. </w:t>
      </w:r>
      <w:r w:rsidRPr="005A0335">
        <w:rPr>
          <w:rFonts w:ascii="Arial" w:hAnsi="Arial" w:cs="Arial"/>
          <w:i/>
          <w:iCs/>
          <w:sz w:val="22"/>
          <w:szCs w:val="22"/>
        </w:rPr>
        <w:t>Oecologia</w:t>
      </w:r>
      <w:r w:rsidRPr="005A0335">
        <w:rPr>
          <w:rFonts w:ascii="Arial" w:hAnsi="Arial" w:cs="Arial"/>
          <w:sz w:val="22"/>
          <w:szCs w:val="22"/>
        </w:rPr>
        <w:t xml:space="preserve"> </w:t>
      </w:r>
      <w:r w:rsidRPr="005A0335">
        <w:rPr>
          <w:rFonts w:ascii="Arial" w:hAnsi="Arial" w:cs="Arial"/>
          <w:b/>
          <w:bCs/>
          <w:sz w:val="22"/>
          <w:szCs w:val="22"/>
        </w:rPr>
        <w:t>121</w:t>
      </w:r>
      <w:r w:rsidRPr="005A0335">
        <w:rPr>
          <w:rFonts w:ascii="Arial" w:hAnsi="Arial" w:cs="Arial"/>
          <w:sz w:val="22"/>
          <w:szCs w:val="22"/>
        </w:rPr>
        <w:t>, 1–11.</w:t>
      </w:r>
    </w:p>
    <w:p w14:paraId="26A27147" w14:textId="77777777" w:rsidR="00BC5CFA" w:rsidRDefault="00BC5CFA" w:rsidP="00EA742C">
      <w:pPr>
        <w:pStyle w:val="bibitem"/>
        <w:ind w:left="720" w:hanging="720"/>
        <w:jc w:val="both"/>
        <w:rPr>
          <w:rFonts w:ascii="Arial" w:hAnsi="Arial" w:cs="Arial"/>
          <w:sz w:val="22"/>
          <w:szCs w:val="22"/>
        </w:rPr>
      </w:pPr>
      <w:r w:rsidRPr="0025396D">
        <w:rPr>
          <w:rFonts w:ascii="Arial" w:hAnsi="Arial" w:cs="Arial"/>
          <w:sz w:val="22"/>
          <w:szCs w:val="22"/>
        </w:rPr>
        <w:t>Chamberlain, C. J., Cook, B. I., García de Cortázar-Atauri, I., &amp; Wolkovich, E. M. (2019). Rethinking false spring risk. </w:t>
      </w:r>
      <w:r w:rsidRPr="0025396D">
        <w:rPr>
          <w:rFonts w:ascii="Arial" w:hAnsi="Arial" w:cs="Arial"/>
          <w:i/>
          <w:iCs/>
          <w:sz w:val="22"/>
          <w:szCs w:val="22"/>
        </w:rPr>
        <w:t>Global change biology</w:t>
      </w:r>
      <w:r w:rsidRPr="0025396D">
        <w:rPr>
          <w:rFonts w:ascii="Arial" w:hAnsi="Arial" w:cs="Arial"/>
          <w:sz w:val="22"/>
          <w:szCs w:val="22"/>
        </w:rPr>
        <w:t> </w:t>
      </w:r>
      <w:r w:rsidRPr="0025396D">
        <w:rPr>
          <w:rFonts w:ascii="Arial" w:hAnsi="Arial" w:cs="Arial"/>
          <w:b/>
          <w:bCs/>
          <w:i/>
          <w:iCs/>
          <w:sz w:val="22"/>
          <w:szCs w:val="22"/>
        </w:rPr>
        <w:t>25</w:t>
      </w:r>
      <w:r w:rsidRPr="0025396D">
        <w:rPr>
          <w:rFonts w:ascii="Arial" w:hAnsi="Arial" w:cs="Arial"/>
          <w:sz w:val="22"/>
          <w:szCs w:val="22"/>
        </w:rPr>
        <w:t>, 2209-2220.</w:t>
      </w:r>
    </w:p>
    <w:p w14:paraId="40E07F05" w14:textId="77777777" w:rsidR="00BC5CFA" w:rsidRPr="0025396D" w:rsidRDefault="00BC5CFA" w:rsidP="00EA742C">
      <w:pPr>
        <w:pStyle w:val="bibitem"/>
        <w:ind w:left="720" w:hanging="720"/>
        <w:jc w:val="both"/>
        <w:rPr>
          <w:rFonts w:ascii="Arial" w:hAnsi="Arial" w:cs="Arial"/>
          <w:sz w:val="22"/>
          <w:szCs w:val="22"/>
        </w:rPr>
      </w:pPr>
      <w:r w:rsidRPr="0025396D">
        <w:rPr>
          <w:rFonts w:ascii="Arial" w:hAnsi="Arial" w:cs="Arial"/>
          <w:sz w:val="22"/>
          <w:szCs w:val="22"/>
        </w:rPr>
        <w:t>Chamberlain, C. J., Cook, B. I., Morales</w:t>
      </w:r>
      <w:r w:rsidRPr="0025396D">
        <w:rPr>
          <w:rFonts w:ascii="Cambria Math" w:hAnsi="Cambria Math" w:cs="Cambria Math"/>
          <w:sz w:val="22"/>
          <w:szCs w:val="22"/>
        </w:rPr>
        <w:t>‐</w:t>
      </w:r>
      <w:r w:rsidRPr="0025396D">
        <w:rPr>
          <w:rFonts w:ascii="Arial" w:hAnsi="Arial" w:cs="Arial"/>
          <w:sz w:val="22"/>
          <w:szCs w:val="22"/>
        </w:rPr>
        <w:t>Castilla, I., &amp; Wolkovich, E. M. (2020). Climate change reshapes the drivers of false spring risk across European trees. </w:t>
      </w:r>
      <w:r w:rsidRPr="0025396D">
        <w:rPr>
          <w:rFonts w:ascii="Arial" w:hAnsi="Arial" w:cs="Arial"/>
          <w:i/>
          <w:iCs/>
          <w:sz w:val="22"/>
          <w:szCs w:val="22"/>
        </w:rPr>
        <w:t>New Phytologist</w:t>
      </w:r>
      <w:r w:rsidRPr="0025396D">
        <w:rPr>
          <w:rFonts w:ascii="Arial" w:hAnsi="Arial" w:cs="Arial"/>
          <w:sz w:val="22"/>
          <w:szCs w:val="22"/>
        </w:rPr>
        <w:t>.</w:t>
      </w:r>
    </w:p>
    <w:p w14:paraId="7F75AE91" w14:textId="77777777" w:rsidR="00BC5CFA" w:rsidRDefault="00BC5CFA" w:rsidP="00EA742C">
      <w:pPr>
        <w:pStyle w:val="bibitem"/>
        <w:widowControl/>
        <w:ind w:left="720" w:hanging="720"/>
        <w:jc w:val="both"/>
        <w:rPr>
          <w:rFonts w:ascii="Arial" w:hAnsi="Arial" w:cs="Arial"/>
          <w:sz w:val="22"/>
          <w:szCs w:val="22"/>
        </w:rPr>
      </w:pPr>
      <w:r w:rsidRPr="005A0335">
        <w:rPr>
          <w:rFonts w:ascii="Arial" w:hAnsi="Arial" w:cs="Arial"/>
          <w:sz w:val="22"/>
          <w:szCs w:val="22"/>
        </w:rPr>
        <w:t xml:space="preserve">Ellison, A.M., Bank, M.S., Clinton, B.D., Colburn, E.A., Elliott, K., Ford, C.R., Foster, D.R., Kloeppel, B.D., Knoepp, J.D., Lovett, G.M., Mohan, J., Orwig, D.A., Rodenhouse, N.L., Sobczak, W.V., Stinson, K.A., Stone, J.K., Swan, C.M., Thompson, J., Von Holle, B. &amp; Webster, J.R. (2005) Loss of foundation species: consequences for the structure and dynamics of forested ecosystems. </w:t>
      </w:r>
      <w:r w:rsidRPr="005A0335">
        <w:rPr>
          <w:rFonts w:ascii="Arial" w:hAnsi="Arial" w:cs="Arial"/>
          <w:i/>
          <w:iCs/>
          <w:sz w:val="22"/>
          <w:szCs w:val="22"/>
        </w:rPr>
        <w:t>Frontiers in Ecology and the Environment</w:t>
      </w:r>
      <w:r w:rsidRPr="005A0335">
        <w:rPr>
          <w:rFonts w:ascii="Arial" w:hAnsi="Arial" w:cs="Arial"/>
          <w:sz w:val="22"/>
          <w:szCs w:val="22"/>
        </w:rPr>
        <w:t xml:space="preserve"> </w:t>
      </w:r>
      <w:r w:rsidRPr="005A0335">
        <w:rPr>
          <w:rFonts w:ascii="Arial" w:hAnsi="Arial" w:cs="Arial"/>
          <w:b/>
          <w:bCs/>
          <w:sz w:val="22"/>
          <w:szCs w:val="22"/>
        </w:rPr>
        <w:t>3</w:t>
      </w:r>
      <w:r w:rsidRPr="005A0335">
        <w:rPr>
          <w:rFonts w:ascii="Arial" w:hAnsi="Arial" w:cs="Arial"/>
          <w:sz w:val="22"/>
          <w:szCs w:val="22"/>
        </w:rPr>
        <w:t>, 479–486.</w:t>
      </w:r>
    </w:p>
    <w:p w14:paraId="60B6E304" w14:textId="77777777" w:rsidR="00BC5CFA" w:rsidRPr="0014646D" w:rsidRDefault="00BC5CFA" w:rsidP="00EA742C">
      <w:pPr>
        <w:widowControl w:val="0"/>
        <w:ind w:left="720" w:hanging="720"/>
        <w:jc w:val="both"/>
        <w:rPr>
          <w:rFonts w:ascii="Arial" w:hAnsi="Arial" w:cs="Arial"/>
          <w:sz w:val="20"/>
          <w:szCs w:val="20"/>
        </w:rPr>
      </w:pPr>
      <w:r w:rsidRPr="0014646D">
        <w:rPr>
          <w:rFonts w:ascii="Arial" w:hAnsi="Arial" w:cs="Arial"/>
          <w:sz w:val="22"/>
          <w:szCs w:val="22"/>
        </w:rPr>
        <w:t xml:space="preserve">Ettinger, A. K., Chamberlain, C. J., Morales-Castilla, I., </w:t>
      </w:r>
      <w:proofErr w:type="spellStart"/>
      <w:r w:rsidRPr="0014646D">
        <w:rPr>
          <w:rFonts w:ascii="Arial" w:hAnsi="Arial" w:cs="Arial"/>
          <w:sz w:val="22"/>
          <w:szCs w:val="22"/>
        </w:rPr>
        <w:t>Buonaiuto</w:t>
      </w:r>
      <w:proofErr w:type="spellEnd"/>
      <w:r w:rsidRPr="0014646D">
        <w:rPr>
          <w:rFonts w:ascii="Arial" w:hAnsi="Arial" w:cs="Arial"/>
          <w:sz w:val="22"/>
          <w:szCs w:val="22"/>
        </w:rPr>
        <w:t xml:space="preserve">, D. M., Flynn, D. F. B., </w:t>
      </w:r>
      <w:proofErr w:type="spellStart"/>
      <w:r w:rsidRPr="0014646D">
        <w:rPr>
          <w:rFonts w:ascii="Arial" w:hAnsi="Arial" w:cs="Arial"/>
          <w:sz w:val="22"/>
          <w:szCs w:val="22"/>
        </w:rPr>
        <w:t>Savas</w:t>
      </w:r>
      <w:proofErr w:type="spellEnd"/>
      <w:r w:rsidRPr="0014646D">
        <w:rPr>
          <w:rFonts w:ascii="Arial" w:hAnsi="Arial" w:cs="Arial"/>
          <w:sz w:val="22"/>
          <w:szCs w:val="22"/>
        </w:rPr>
        <w:t>, T., Samaha</w:t>
      </w:r>
      <w:r>
        <w:rPr>
          <w:rFonts w:ascii="Arial" w:hAnsi="Arial" w:cs="Arial"/>
          <w:sz w:val="22"/>
          <w:szCs w:val="22"/>
        </w:rPr>
        <w:t>, J.A.</w:t>
      </w:r>
      <w:r>
        <w:rPr>
          <w:rFonts w:ascii="Arial" w:hAnsi="Arial" w:cs="Arial"/>
        </w:rPr>
        <w:t xml:space="preserve"> </w:t>
      </w:r>
      <w:r w:rsidRPr="0014646D">
        <w:rPr>
          <w:rFonts w:ascii="Arial" w:hAnsi="Arial" w:cs="Arial"/>
          <w:sz w:val="22"/>
          <w:szCs w:val="22"/>
        </w:rPr>
        <w:t xml:space="preserve">&amp; </w:t>
      </w:r>
      <w:proofErr w:type="spellStart"/>
      <w:r w:rsidRPr="0014646D">
        <w:rPr>
          <w:rFonts w:ascii="Arial" w:hAnsi="Arial" w:cs="Arial"/>
          <w:sz w:val="22"/>
          <w:szCs w:val="22"/>
        </w:rPr>
        <w:t>Wolkovich</w:t>
      </w:r>
      <w:proofErr w:type="spellEnd"/>
      <w:r w:rsidRPr="0014646D">
        <w:rPr>
          <w:rFonts w:ascii="Arial" w:hAnsi="Arial" w:cs="Arial"/>
          <w:sz w:val="22"/>
          <w:szCs w:val="22"/>
        </w:rPr>
        <w:t>, E. M. (2020). Winter temperatures predominate in spring phenological responses to warming. </w:t>
      </w:r>
      <w:r w:rsidRPr="0014646D">
        <w:rPr>
          <w:rFonts w:ascii="Arial" w:hAnsi="Arial" w:cs="Arial"/>
          <w:i/>
          <w:iCs/>
          <w:sz w:val="22"/>
          <w:szCs w:val="22"/>
        </w:rPr>
        <w:t>Nature Climate Change</w:t>
      </w:r>
      <w:r w:rsidRPr="0014646D">
        <w:rPr>
          <w:rFonts w:ascii="Arial" w:hAnsi="Arial" w:cs="Arial"/>
          <w:sz w:val="22"/>
          <w:szCs w:val="22"/>
        </w:rPr>
        <w:t>, 1-6.</w:t>
      </w:r>
    </w:p>
    <w:p w14:paraId="632FF17C" w14:textId="77777777" w:rsidR="00BC5CFA" w:rsidRDefault="00BC5CFA" w:rsidP="00EA742C">
      <w:pPr>
        <w:ind w:left="720" w:hanging="720"/>
        <w:jc w:val="both"/>
        <w:rPr>
          <w:rFonts w:ascii="Arial" w:hAnsi="Arial" w:cs="Arial"/>
          <w:sz w:val="22"/>
          <w:szCs w:val="22"/>
        </w:rPr>
      </w:pPr>
      <w:r w:rsidRPr="005A0335">
        <w:rPr>
          <w:rFonts w:ascii="Arial" w:hAnsi="Arial" w:cs="Arial"/>
          <w:sz w:val="22"/>
          <w:szCs w:val="22"/>
        </w:rPr>
        <w:t xml:space="preserve">Fei, S., </w:t>
      </w:r>
      <w:proofErr w:type="spellStart"/>
      <w:r w:rsidRPr="005A0335">
        <w:rPr>
          <w:rFonts w:ascii="Arial" w:hAnsi="Arial" w:cs="Arial"/>
          <w:sz w:val="22"/>
          <w:szCs w:val="22"/>
        </w:rPr>
        <w:t>Desprez</w:t>
      </w:r>
      <w:proofErr w:type="spellEnd"/>
      <w:r w:rsidRPr="005A0335">
        <w:rPr>
          <w:rFonts w:ascii="Arial" w:hAnsi="Arial" w:cs="Arial"/>
          <w:sz w:val="22"/>
          <w:szCs w:val="22"/>
        </w:rPr>
        <w:t xml:space="preserve">, J.M., Potter, K.M., Jo, I., Knott, J.A. &amp; Oswalt, C.M. (2017) Divergence of species responses to climate change. </w:t>
      </w:r>
      <w:r w:rsidRPr="005A0335">
        <w:rPr>
          <w:rFonts w:ascii="Arial" w:hAnsi="Arial" w:cs="Arial"/>
          <w:i/>
          <w:iCs/>
          <w:sz w:val="22"/>
          <w:szCs w:val="22"/>
        </w:rPr>
        <w:t>Science Advances</w:t>
      </w:r>
      <w:r w:rsidRPr="005A0335">
        <w:rPr>
          <w:rFonts w:ascii="Arial" w:hAnsi="Arial" w:cs="Arial"/>
          <w:sz w:val="22"/>
          <w:szCs w:val="22"/>
        </w:rPr>
        <w:t xml:space="preserve"> </w:t>
      </w:r>
      <w:r w:rsidRPr="005A0335">
        <w:rPr>
          <w:rFonts w:ascii="Arial" w:hAnsi="Arial" w:cs="Arial"/>
          <w:b/>
          <w:bCs/>
          <w:sz w:val="22"/>
          <w:szCs w:val="22"/>
        </w:rPr>
        <w:t>3</w:t>
      </w:r>
      <w:r w:rsidRPr="005A0335">
        <w:rPr>
          <w:rFonts w:ascii="Arial" w:hAnsi="Arial" w:cs="Arial"/>
          <w:sz w:val="22"/>
          <w:szCs w:val="22"/>
        </w:rPr>
        <w:t>.</w:t>
      </w:r>
    </w:p>
    <w:p w14:paraId="41500481" w14:textId="77777777" w:rsidR="00BC5CFA" w:rsidRDefault="00BC5CFA" w:rsidP="00EA742C">
      <w:pPr>
        <w:pStyle w:val="bibitem"/>
        <w:widowControl/>
        <w:ind w:left="720" w:hanging="720"/>
        <w:jc w:val="both"/>
        <w:rPr>
          <w:rFonts w:ascii="Arial" w:hAnsi="Arial" w:cs="Arial"/>
          <w:sz w:val="22"/>
          <w:szCs w:val="22"/>
        </w:rPr>
      </w:pPr>
      <w:r>
        <w:rPr>
          <w:rFonts w:ascii="Arial" w:hAnsi="Arial" w:cs="Arial"/>
          <w:sz w:val="22"/>
          <w:szCs w:val="22"/>
        </w:rPr>
        <w:t xml:space="preserve">Fu, Y.H., Liu, Y., De Boeck, H.J., Menzel, A., Nijs, I., Peaucelle, M., Peñuelas, J., Piao, S. &amp; Janssens, I.A. (2016) Three times greater weight of daytime than of night-time temperature on leaf unfolding phenology in temperate trees. </w:t>
      </w:r>
      <w:r>
        <w:rPr>
          <w:rFonts w:ascii="Arial" w:hAnsi="Arial" w:cs="Arial"/>
          <w:i/>
          <w:iCs/>
          <w:sz w:val="22"/>
          <w:szCs w:val="22"/>
        </w:rPr>
        <w:t>New Phytologist</w:t>
      </w:r>
      <w:r>
        <w:rPr>
          <w:rFonts w:ascii="Arial" w:hAnsi="Arial" w:cs="Arial"/>
          <w:sz w:val="22"/>
          <w:szCs w:val="22"/>
        </w:rPr>
        <w:t xml:space="preserve"> </w:t>
      </w:r>
      <w:r>
        <w:rPr>
          <w:rFonts w:ascii="Arial" w:hAnsi="Arial" w:cs="Arial"/>
          <w:b/>
          <w:bCs/>
          <w:sz w:val="22"/>
          <w:szCs w:val="22"/>
        </w:rPr>
        <w:t>212</w:t>
      </w:r>
      <w:r>
        <w:rPr>
          <w:rFonts w:ascii="Arial" w:hAnsi="Arial" w:cs="Arial"/>
          <w:sz w:val="22"/>
          <w:szCs w:val="22"/>
        </w:rPr>
        <w:t>, 590-597.</w:t>
      </w:r>
    </w:p>
    <w:p w14:paraId="35C99644" w14:textId="77777777" w:rsidR="00BC5CFA" w:rsidRPr="001B035A" w:rsidRDefault="00BC5CFA" w:rsidP="00EA742C">
      <w:pPr>
        <w:ind w:left="720" w:hanging="720"/>
        <w:jc w:val="both"/>
        <w:rPr>
          <w:rFonts w:ascii="Arial" w:eastAsia="Times New Roman" w:hAnsi="Arial" w:cs="Arial"/>
          <w:color w:val="222222"/>
          <w:sz w:val="22"/>
          <w:szCs w:val="22"/>
          <w:shd w:val="clear" w:color="auto" w:fill="FFFFFF"/>
        </w:rPr>
      </w:pPr>
      <w:r w:rsidRPr="001B035A">
        <w:rPr>
          <w:rFonts w:ascii="Arial" w:eastAsia="Times New Roman" w:hAnsi="Arial" w:cs="Arial"/>
          <w:color w:val="222222"/>
          <w:sz w:val="22"/>
          <w:szCs w:val="22"/>
          <w:shd w:val="clear" w:color="auto" w:fill="FFFFFF"/>
        </w:rPr>
        <w:t xml:space="preserve">Furze, M. E., Huggett, B. A., Chamberlain, C. J., </w:t>
      </w:r>
      <w:proofErr w:type="spellStart"/>
      <w:r w:rsidRPr="001B035A">
        <w:rPr>
          <w:rFonts w:ascii="Arial" w:eastAsia="Times New Roman" w:hAnsi="Arial" w:cs="Arial"/>
          <w:color w:val="222222"/>
          <w:sz w:val="22"/>
          <w:szCs w:val="22"/>
          <w:shd w:val="clear" w:color="auto" w:fill="FFFFFF"/>
        </w:rPr>
        <w:t>Wieringa</w:t>
      </w:r>
      <w:proofErr w:type="spellEnd"/>
      <w:r w:rsidRPr="001B035A">
        <w:rPr>
          <w:rFonts w:ascii="Arial" w:eastAsia="Times New Roman" w:hAnsi="Arial" w:cs="Arial"/>
          <w:color w:val="222222"/>
          <w:sz w:val="22"/>
          <w:szCs w:val="22"/>
          <w:shd w:val="clear" w:color="auto" w:fill="FFFFFF"/>
        </w:rPr>
        <w:t xml:space="preserve">, M. M., </w:t>
      </w:r>
      <w:proofErr w:type="spellStart"/>
      <w:r w:rsidRPr="001B035A">
        <w:rPr>
          <w:rFonts w:ascii="Arial" w:eastAsia="Times New Roman" w:hAnsi="Arial" w:cs="Arial"/>
          <w:color w:val="222222"/>
          <w:sz w:val="22"/>
          <w:szCs w:val="22"/>
          <w:shd w:val="clear" w:color="auto" w:fill="FFFFFF"/>
        </w:rPr>
        <w:t>Aubrecht</w:t>
      </w:r>
      <w:proofErr w:type="spellEnd"/>
      <w:r w:rsidRPr="001B035A">
        <w:rPr>
          <w:rFonts w:ascii="Arial" w:eastAsia="Times New Roman" w:hAnsi="Arial" w:cs="Arial"/>
          <w:color w:val="222222"/>
          <w:sz w:val="22"/>
          <w:szCs w:val="22"/>
          <w:shd w:val="clear" w:color="auto" w:fill="FFFFFF"/>
        </w:rPr>
        <w:t xml:space="preserve">, D. M., Carbone, M. S., </w:t>
      </w:r>
      <w:r w:rsidRPr="001B035A">
        <w:rPr>
          <w:rFonts w:ascii="Arial" w:eastAsia="Times New Roman" w:hAnsi="Arial" w:cs="Arial"/>
          <w:color w:val="222222"/>
          <w:shd w:val="clear" w:color="auto" w:fill="FFFFFF"/>
        </w:rPr>
        <w:t>Walker,</w:t>
      </w:r>
      <w:r>
        <w:rPr>
          <w:rFonts w:ascii="Arial" w:eastAsia="Times New Roman" w:hAnsi="Arial" w:cs="Arial"/>
          <w:color w:val="222222"/>
          <w:shd w:val="clear" w:color="auto" w:fill="FFFFFF"/>
        </w:rPr>
        <w:t xml:space="preserve"> J.C.,</w:t>
      </w:r>
      <w:r w:rsidRPr="001B035A">
        <w:rPr>
          <w:rFonts w:ascii="Arial" w:eastAsia="Times New Roman" w:hAnsi="Arial" w:cs="Arial"/>
          <w:color w:val="222222"/>
          <w:shd w:val="clear" w:color="auto" w:fill="FFFFFF"/>
        </w:rPr>
        <w:t xml:space="preserve"> Xu,</w:t>
      </w:r>
      <w:r>
        <w:rPr>
          <w:rFonts w:ascii="Arial" w:eastAsia="Times New Roman" w:hAnsi="Arial" w:cs="Arial"/>
          <w:color w:val="222222"/>
          <w:shd w:val="clear" w:color="auto" w:fill="FFFFFF"/>
        </w:rPr>
        <w:t xml:space="preserve"> X.,</w:t>
      </w:r>
      <w:r w:rsidRPr="001B035A">
        <w:rPr>
          <w:rFonts w:ascii="Arial" w:eastAsia="Times New Roman" w:hAnsi="Arial" w:cs="Arial"/>
          <w:color w:val="222222"/>
          <w:shd w:val="clear" w:color="auto" w:fill="FFFFFF"/>
        </w:rPr>
        <w:t xml:space="preserve"> </w:t>
      </w:r>
      <w:proofErr w:type="spellStart"/>
      <w:r w:rsidRPr="001B035A">
        <w:rPr>
          <w:rFonts w:ascii="Arial" w:eastAsia="Times New Roman" w:hAnsi="Arial" w:cs="Arial"/>
          <w:color w:val="222222"/>
          <w:shd w:val="clear" w:color="auto" w:fill="FFFFFF"/>
        </w:rPr>
        <w:t>Czimczik</w:t>
      </w:r>
      <w:proofErr w:type="spellEnd"/>
      <w:r>
        <w:rPr>
          <w:rFonts w:ascii="Arial" w:eastAsia="Times New Roman" w:hAnsi="Arial" w:cs="Arial"/>
          <w:color w:val="222222"/>
          <w:shd w:val="clear" w:color="auto" w:fill="FFFFFF"/>
        </w:rPr>
        <w:t xml:space="preserve">, C.I. </w:t>
      </w:r>
      <w:r w:rsidRPr="001B035A">
        <w:rPr>
          <w:rFonts w:ascii="Arial" w:eastAsia="Times New Roman" w:hAnsi="Arial" w:cs="Arial"/>
          <w:color w:val="222222"/>
          <w:sz w:val="22"/>
          <w:szCs w:val="22"/>
          <w:shd w:val="clear" w:color="auto" w:fill="FFFFFF"/>
        </w:rPr>
        <w:t xml:space="preserve">&amp; Richardson, A. D. (2020). Seasonal fluctuation of nonstructural carbohydrates reveals the metabolic availability of </w:t>
      </w:r>
      <w:proofErr w:type="spellStart"/>
      <w:r w:rsidRPr="001B035A">
        <w:rPr>
          <w:rFonts w:ascii="Arial" w:eastAsia="Times New Roman" w:hAnsi="Arial" w:cs="Arial"/>
          <w:color w:val="222222"/>
          <w:sz w:val="22"/>
          <w:szCs w:val="22"/>
          <w:shd w:val="clear" w:color="auto" w:fill="FFFFFF"/>
        </w:rPr>
        <w:t>stemwood</w:t>
      </w:r>
      <w:proofErr w:type="spellEnd"/>
      <w:r w:rsidRPr="001B035A">
        <w:rPr>
          <w:rFonts w:ascii="Arial" w:eastAsia="Times New Roman" w:hAnsi="Arial" w:cs="Arial"/>
          <w:color w:val="222222"/>
          <w:sz w:val="22"/>
          <w:szCs w:val="22"/>
          <w:shd w:val="clear" w:color="auto" w:fill="FFFFFF"/>
        </w:rPr>
        <w:t xml:space="preserve"> reserves in temperate trees with contrasting wood anatomy. </w:t>
      </w:r>
      <w:r w:rsidRPr="001B035A">
        <w:rPr>
          <w:rFonts w:ascii="Arial" w:eastAsia="Times New Roman" w:hAnsi="Arial" w:cs="Arial"/>
          <w:i/>
          <w:iCs/>
          <w:color w:val="222222"/>
          <w:sz w:val="22"/>
          <w:szCs w:val="22"/>
          <w:shd w:val="clear" w:color="auto" w:fill="FFFFFF"/>
        </w:rPr>
        <w:t>Tree Physiology</w:t>
      </w:r>
      <w:r>
        <w:rPr>
          <w:rFonts w:ascii="Arial" w:eastAsia="Times New Roman" w:hAnsi="Arial" w:cs="Arial"/>
          <w:color w:val="222222"/>
          <w:shd w:val="clear" w:color="auto" w:fill="FFFFFF"/>
        </w:rPr>
        <w:t xml:space="preserve"> </w:t>
      </w:r>
      <w:r>
        <w:rPr>
          <w:rFonts w:ascii="Arial" w:eastAsia="Times New Roman" w:hAnsi="Arial" w:cs="Arial"/>
          <w:b/>
          <w:bCs/>
          <w:color w:val="222222"/>
          <w:shd w:val="clear" w:color="auto" w:fill="FFFFFF"/>
        </w:rPr>
        <w:t>40</w:t>
      </w:r>
      <w:r w:rsidRPr="001B035A">
        <w:rPr>
          <w:rFonts w:ascii="Arial" w:eastAsia="Times New Roman" w:hAnsi="Arial" w:cs="Arial"/>
          <w:color w:val="222222"/>
          <w:sz w:val="22"/>
          <w:szCs w:val="22"/>
          <w:shd w:val="clear" w:color="auto" w:fill="FFFFFF"/>
        </w:rPr>
        <w:t>, 1355-1365.</w:t>
      </w:r>
    </w:p>
    <w:p w14:paraId="11967A89" w14:textId="77777777" w:rsidR="00BC5CFA" w:rsidRDefault="00BC5CFA" w:rsidP="00EA742C">
      <w:pPr>
        <w:ind w:left="720" w:hanging="720"/>
        <w:jc w:val="both"/>
        <w:rPr>
          <w:rFonts w:ascii="Arial" w:hAnsi="Arial" w:cs="Arial"/>
          <w:sz w:val="22"/>
          <w:szCs w:val="22"/>
        </w:rPr>
      </w:pPr>
      <w:r w:rsidRPr="005A0335">
        <w:rPr>
          <w:rFonts w:ascii="Arial" w:hAnsi="Arial" w:cs="Arial"/>
          <w:sz w:val="22"/>
          <w:szCs w:val="22"/>
        </w:rPr>
        <w:lastRenderedPageBreak/>
        <w:t xml:space="preserve">Giorgi, F., Hurrell, J.W., </w:t>
      </w:r>
      <w:proofErr w:type="spellStart"/>
      <w:r w:rsidRPr="005A0335">
        <w:rPr>
          <w:rFonts w:ascii="Arial" w:hAnsi="Arial" w:cs="Arial"/>
          <w:sz w:val="22"/>
          <w:szCs w:val="22"/>
        </w:rPr>
        <w:t>Marinucci</w:t>
      </w:r>
      <w:proofErr w:type="spellEnd"/>
      <w:r w:rsidRPr="005A0335">
        <w:rPr>
          <w:rFonts w:ascii="Arial" w:hAnsi="Arial" w:cs="Arial"/>
          <w:sz w:val="22"/>
          <w:szCs w:val="22"/>
        </w:rPr>
        <w:t xml:space="preserve">, M.R. &amp; </w:t>
      </w:r>
      <w:proofErr w:type="spellStart"/>
      <w:r w:rsidRPr="005A0335">
        <w:rPr>
          <w:rFonts w:ascii="Arial" w:hAnsi="Arial" w:cs="Arial"/>
          <w:sz w:val="22"/>
          <w:szCs w:val="22"/>
        </w:rPr>
        <w:t>Beniston</w:t>
      </w:r>
      <w:proofErr w:type="spellEnd"/>
      <w:r w:rsidRPr="005A0335">
        <w:rPr>
          <w:rFonts w:ascii="Arial" w:hAnsi="Arial" w:cs="Arial"/>
          <w:sz w:val="22"/>
          <w:szCs w:val="22"/>
        </w:rPr>
        <w:t xml:space="preserve">, M. (1997) Elevation dependency of the surface climate change signal: a model study. </w:t>
      </w:r>
      <w:r w:rsidRPr="005A0335">
        <w:rPr>
          <w:rFonts w:ascii="Arial" w:hAnsi="Arial" w:cs="Arial"/>
          <w:i/>
          <w:iCs/>
          <w:sz w:val="22"/>
          <w:szCs w:val="22"/>
        </w:rPr>
        <w:t>Journal of Climate</w:t>
      </w:r>
      <w:r w:rsidRPr="005A0335">
        <w:rPr>
          <w:rFonts w:ascii="Arial" w:hAnsi="Arial" w:cs="Arial"/>
          <w:sz w:val="22"/>
          <w:szCs w:val="22"/>
        </w:rPr>
        <w:t xml:space="preserve"> </w:t>
      </w:r>
      <w:r w:rsidRPr="005A0335">
        <w:rPr>
          <w:rFonts w:ascii="Arial" w:hAnsi="Arial" w:cs="Arial"/>
          <w:b/>
          <w:bCs/>
          <w:sz w:val="22"/>
          <w:szCs w:val="22"/>
        </w:rPr>
        <w:t>10</w:t>
      </w:r>
      <w:r w:rsidRPr="005A0335">
        <w:rPr>
          <w:rFonts w:ascii="Arial" w:hAnsi="Arial" w:cs="Arial"/>
          <w:sz w:val="22"/>
          <w:szCs w:val="22"/>
        </w:rPr>
        <w:t xml:space="preserve">, 288–296 </w:t>
      </w:r>
    </w:p>
    <w:p w14:paraId="54E7865A" w14:textId="77777777" w:rsidR="00BC5CFA" w:rsidRPr="005A0335" w:rsidRDefault="00BC5CFA" w:rsidP="00EA742C">
      <w:pPr>
        <w:ind w:left="720" w:hanging="720"/>
        <w:jc w:val="both"/>
        <w:rPr>
          <w:rFonts w:ascii="Arial" w:hAnsi="Arial" w:cs="Arial"/>
          <w:sz w:val="22"/>
          <w:szCs w:val="22"/>
        </w:rPr>
      </w:pPr>
      <w:proofErr w:type="spellStart"/>
      <w:r>
        <w:rPr>
          <w:rFonts w:ascii="Arial" w:hAnsi="Arial" w:cs="Arial"/>
          <w:sz w:val="22"/>
          <w:szCs w:val="22"/>
        </w:rPr>
        <w:t>Grinevich</w:t>
      </w:r>
      <w:proofErr w:type="spellEnd"/>
      <w:r>
        <w:rPr>
          <w:rFonts w:ascii="Arial" w:hAnsi="Arial" w:cs="Arial"/>
          <w:sz w:val="22"/>
          <w:szCs w:val="22"/>
        </w:rPr>
        <w:t xml:space="preserve">, D.O., Desai, J.S., Stroup, K.P., Duan, J., </w:t>
      </w:r>
      <w:proofErr w:type="spellStart"/>
      <w:r>
        <w:rPr>
          <w:rFonts w:ascii="Arial" w:hAnsi="Arial" w:cs="Arial"/>
          <w:sz w:val="22"/>
          <w:szCs w:val="22"/>
        </w:rPr>
        <w:t>Slabaugh</w:t>
      </w:r>
      <w:proofErr w:type="spellEnd"/>
      <w:r>
        <w:rPr>
          <w:rFonts w:ascii="Arial" w:hAnsi="Arial" w:cs="Arial"/>
          <w:sz w:val="22"/>
          <w:szCs w:val="22"/>
        </w:rPr>
        <w:t xml:space="preserve">, E. &amp; Doherty, C.J. (2019) Novel transcriptional responses to heat revealed by turning up the heat at night. </w:t>
      </w:r>
      <w:r>
        <w:rPr>
          <w:rFonts w:ascii="Arial" w:hAnsi="Arial" w:cs="Arial"/>
          <w:i/>
          <w:iCs/>
          <w:sz w:val="22"/>
          <w:szCs w:val="22"/>
        </w:rPr>
        <w:t>Plant Molecular Biology</w:t>
      </w:r>
      <w:r>
        <w:rPr>
          <w:rFonts w:ascii="Arial" w:hAnsi="Arial" w:cs="Arial"/>
          <w:sz w:val="22"/>
          <w:szCs w:val="22"/>
        </w:rPr>
        <w:t xml:space="preserve"> </w:t>
      </w:r>
      <w:r>
        <w:rPr>
          <w:rFonts w:ascii="Arial" w:hAnsi="Arial" w:cs="Arial"/>
          <w:b/>
          <w:bCs/>
          <w:sz w:val="22"/>
          <w:szCs w:val="22"/>
        </w:rPr>
        <w:t>101</w:t>
      </w:r>
      <w:r>
        <w:rPr>
          <w:rFonts w:ascii="Arial" w:hAnsi="Arial" w:cs="Arial"/>
          <w:sz w:val="22"/>
          <w:szCs w:val="22"/>
        </w:rPr>
        <w:t xml:space="preserve">, 1-19. </w:t>
      </w:r>
    </w:p>
    <w:p w14:paraId="511A0775"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Izbicki</w:t>
      </w:r>
      <w:proofErr w:type="spellEnd"/>
      <w:r w:rsidRPr="005A0335">
        <w:rPr>
          <w:rFonts w:ascii="Arial" w:hAnsi="Arial" w:cs="Arial"/>
          <w:sz w:val="22"/>
          <w:szCs w:val="22"/>
        </w:rPr>
        <w:t xml:space="preserve">, B.J., Alexander, H.D., Paulson, A.K., Frey, B.R., McEwan, R.W. &amp; Berry, A.I. (2020) Prescribed fire and natural canopy gap disturbances: Impacts on upland oak regeneration.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465</w:t>
      </w:r>
      <w:r w:rsidRPr="005A0335">
        <w:rPr>
          <w:rFonts w:ascii="Arial" w:hAnsi="Arial" w:cs="Arial"/>
          <w:sz w:val="22"/>
          <w:szCs w:val="22"/>
        </w:rPr>
        <w:t>, 118107.</w:t>
      </w:r>
    </w:p>
    <w:p w14:paraId="6E9CE865"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Knott, J.A., </w:t>
      </w:r>
      <w:proofErr w:type="spellStart"/>
      <w:r w:rsidRPr="005A0335">
        <w:rPr>
          <w:rFonts w:ascii="Arial" w:hAnsi="Arial" w:cs="Arial"/>
          <w:sz w:val="22"/>
          <w:szCs w:val="22"/>
        </w:rPr>
        <w:t>Desprez</w:t>
      </w:r>
      <w:proofErr w:type="spellEnd"/>
      <w:r w:rsidRPr="005A0335">
        <w:rPr>
          <w:rFonts w:ascii="Arial" w:hAnsi="Arial" w:cs="Arial"/>
          <w:sz w:val="22"/>
          <w:szCs w:val="22"/>
        </w:rPr>
        <w:t xml:space="preserve">, J.M., Oswalt, C.M. &amp; Fei, S. (2019) Shifts in forest composition in the eastern </w:t>
      </w:r>
      <w:r>
        <w:rPr>
          <w:rFonts w:ascii="Arial" w:hAnsi="Arial" w:cs="Arial"/>
          <w:sz w:val="22"/>
          <w:szCs w:val="22"/>
        </w:rPr>
        <w:t>U</w:t>
      </w:r>
      <w:r w:rsidRPr="005A0335">
        <w:rPr>
          <w:rFonts w:ascii="Arial" w:hAnsi="Arial" w:cs="Arial"/>
          <w:sz w:val="22"/>
          <w:szCs w:val="22"/>
        </w:rPr>
        <w:t xml:space="preserve">nited </w:t>
      </w:r>
      <w:r>
        <w:rPr>
          <w:rFonts w:ascii="Arial" w:hAnsi="Arial" w:cs="Arial"/>
          <w:sz w:val="22"/>
          <w:szCs w:val="22"/>
        </w:rPr>
        <w:t>S</w:t>
      </w:r>
      <w:r w:rsidRPr="005A0335">
        <w:rPr>
          <w:rFonts w:ascii="Arial" w:hAnsi="Arial" w:cs="Arial"/>
          <w:sz w:val="22"/>
          <w:szCs w:val="22"/>
        </w:rPr>
        <w:t xml:space="preserve">tates.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433</w:t>
      </w:r>
      <w:r w:rsidRPr="005A0335">
        <w:rPr>
          <w:rFonts w:ascii="Arial" w:hAnsi="Arial" w:cs="Arial"/>
          <w:sz w:val="22"/>
          <w:szCs w:val="22"/>
        </w:rPr>
        <w:t>, 176–183.</w:t>
      </w:r>
    </w:p>
    <w:p w14:paraId="148C632E"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Lloyd, A.H. &amp; Bunn, A.G. (2007) Responses of the circumpolar boreal forest to 20th century climate variability. </w:t>
      </w:r>
      <w:r w:rsidRPr="005A0335">
        <w:rPr>
          <w:rFonts w:ascii="Arial" w:hAnsi="Arial" w:cs="Arial"/>
          <w:i/>
          <w:iCs/>
          <w:sz w:val="22"/>
          <w:szCs w:val="22"/>
        </w:rPr>
        <w:t>Environmental Research Letters</w:t>
      </w:r>
      <w:r w:rsidRPr="005A0335">
        <w:rPr>
          <w:rFonts w:ascii="Arial" w:hAnsi="Arial" w:cs="Arial"/>
          <w:sz w:val="22"/>
          <w:szCs w:val="22"/>
        </w:rPr>
        <w:t xml:space="preserve"> </w:t>
      </w:r>
      <w:r w:rsidRPr="005A0335">
        <w:rPr>
          <w:rFonts w:ascii="Arial" w:hAnsi="Arial" w:cs="Arial"/>
          <w:b/>
          <w:bCs/>
          <w:sz w:val="22"/>
          <w:szCs w:val="22"/>
        </w:rPr>
        <w:t>2</w:t>
      </w:r>
      <w:r w:rsidRPr="005A0335">
        <w:rPr>
          <w:rFonts w:ascii="Arial" w:hAnsi="Arial" w:cs="Arial"/>
          <w:sz w:val="22"/>
          <w:szCs w:val="22"/>
        </w:rPr>
        <w:t>, 045013.</w:t>
      </w:r>
    </w:p>
    <w:p w14:paraId="68C5922F"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Lorimer, C.G. (1989) Relative effects of small and large disturbances on temperate hardwood forest structure.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70</w:t>
      </w:r>
      <w:r w:rsidRPr="005A0335">
        <w:rPr>
          <w:rFonts w:ascii="Arial" w:hAnsi="Arial" w:cs="Arial"/>
          <w:sz w:val="22"/>
          <w:szCs w:val="22"/>
        </w:rPr>
        <w:t>, 565–567.</w:t>
      </w:r>
    </w:p>
    <w:p w14:paraId="7E85F0EF"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Mitchell, R.J., Bellamy, P.E., Ellis, C.J., </w:t>
      </w:r>
      <w:proofErr w:type="spellStart"/>
      <w:r w:rsidRPr="005A0335">
        <w:rPr>
          <w:rFonts w:ascii="Arial" w:hAnsi="Arial" w:cs="Arial"/>
          <w:sz w:val="22"/>
          <w:szCs w:val="22"/>
        </w:rPr>
        <w:t>Hewison</w:t>
      </w:r>
      <w:proofErr w:type="spellEnd"/>
      <w:r w:rsidRPr="005A0335">
        <w:rPr>
          <w:rFonts w:ascii="Arial" w:hAnsi="Arial" w:cs="Arial"/>
          <w:sz w:val="22"/>
          <w:szCs w:val="22"/>
        </w:rPr>
        <w:t xml:space="preserve">, R.L., Hodgetts, N.G., </w:t>
      </w:r>
      <w:proofErr w:type="spellStart"/>
      <w:r w:rsidRPr="005A0335">
        <w:rPr>
          <w:rFonts w:ascii="Arial" w:hAnsi="Arial" w:cs="Arial"/>
          <w:sz w:val="22"/>
          <w:szCs w:val="22"/>
        </w:rPr>
        <w:t>Iason</w:t>
      </w:r>
      <w:proofErr w:type="spellEnd"/>
      <w:r w:rsidRPr="005A0335">
        <w:rPr>
          <w:rFonts w:ascii="Arial" w:hAnsi="Arial" w:cs="Arial"/>
          <w:sz w:val="22"/>
          <w:szCs w:val="22"/>
        </w:rPr>
        <w:t xml:space="preserve">, G.R., Littlewood, N.A., Newey, S., </w:t>
      </w:r>
      <w:proofErr w:type="spellStart"/>
      <w:r w:rsidRPr="005A0335">
        <w:rPr>
          <w:rFonts w:ascii="Arial" w:hAnsi="Arial" w:cs="Arial"/>
          <w:sz w:val="22"/>
          <w:szCs w:val="22"/>
        </w:rPr>
        <w:t>Stockan</w:t>
      </w:r>
      <w:proofErr w:type="spellEnd"/>
      <w:r w:rsidRPr="005A0335">
        <w:rPr>
          <w:rFonts w:ascii="Arial" w:hAnsi="Arial" w:cs="Arial"/>
          <w:sz w:val="22"/>
          <w:szCs w:val="22"/>
        </w:rPr>
        <w:t xml:space="preserve">, J.A. &amp; Taylor, A.F.S. (2019) Collapsing foundations: The ecology of the </w:t>
      </w:r>
      <w:r>
        <w:rPr>
          <w:rFonts w:ascii="Arial" w:hAnsi="Arial" w:cs="Arial"/>
          <w:sz w:val="22"/>
          <w:szCs w:val="22"/>
        </w:rPr>
        <w:t>B</w:t>
      </w:r>
      <w:r w:rsidRPr="005A0335">
        <w:rPr>
          <w:rFonts w:ascii="Arial" w:hAnsi="Arial" w:cs="Arial"/>
          <w:sz w:val="22"/>
          <w:szCs w:val="22"/>
        </w:rPr>
        <w:t xml:space="preserve">ritish oak, implications of its decline and mitigation options. </w:t>
      </w:r>
      <w:r w:rsidRPr="005A0335">
        <w:rPr>
          <w:rFonts w:ascii="Arial" w:hAnsi="Arial" w:cs="Arial"/>
          <w:i/>
          <w:iCs/>
          <w:sz w:val="22"/>
          <w:szCs w:val="22"/>
        </w:rPr>
        <w:t>Biological Conservation</w:t>
      </w:r>
      <w:r w:rsidRPr="005A0335">
        <w:rPr>
          <w:rFonts w:ascii="Arial" w:hAnsi="Arial" w:cs="Arial"/>
          <w:sz w:val="22"/>
          <w:szCs w:val="22"/>
        </w:rPr>
        <w:t xml:space="preserve"> </w:t>
      </w:r>
      <w:r w:rsidRPr="005A0335">
        <w:rPr>
          <w:rFonts w:ascii="Arial" w:hAnsi="Arial" w:cs="Arial"/>
          <w:b/>
          <w:bCs/>
          <w:sz w:val="22"/>
          <w:szCs w:val="22"/>
        </w:rPr>
        <w:t>233</w:t>
      </w:r>
      <w:r w:rsidRPr="005A0335">
        <w:rPr>
          <w:rFonts w:ascii="Arial" w:hAnsi="Arial" w:cs="Arial"/>
          <w:sz w:val="22"/>
          <w:szCs w:val="22"/>
        </w:rPr>
        <w:t>, 316–327.</w:t>
      </w:r>
    </w:p>
    <w:p w14:paraId="7378F52F"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Mladenoff</w:t>
      </w:r>
      <w:proofErr w:type="spellEnd"/>
      <w:r w:rsidRPr="005A0335">
        <w:rPr>
          <w:rFonts w:ascii="Arial" w:hAnsi="Arial" w:cs="Arial"/>
          <w:sz w:val="22"/>
          <w:szCs w:val="22"/>
        </w:rPr>
        <w:t xml:space="preserve">, D.J. (1987) Dynamics of nitrogen mineralization and nitrification in hemlock and hardwood treefall gaps.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68</w:t>
      </w:r>
      <w:r w:rsidRPr="005A0335">
        <w:rPr>
          <w:rFonts w:ascii="Arial" w:hAnsi="Arial" w:cs="Arial"/>
          <w:sz w:val="22"/>
          <w:szCs w:val="22"/>
        </w:rPr>
        <w:t>, 1171–1180.</w:t>
      </w:r>
    </w:p>
    <w:p w14:paraId="02630FBA"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Opdam, P. &amp; </w:t>
      </w:r>
      <w:proofErr w:type="spellStart"/>
      <w:r w:rsidRPr="005A0335">
        <w:rPr>
          <w:rFonts w:ascii="Arial" w:hAnsi="Arial" w:cs="Arial"/>
          <w:sz w:val="22"/>
          <w:szCs w:val="22"/>
        </w:rPr>
        <w:t>Wascher</w:t>
      </w:r>
      <w:proofErr w:type="spellEnd"/>
      <w:r w:rsidRPr="005A0335">
        <w:rPr>
          <w:rFonts w:ascii="Arial" w:hAnsi="Arial" w:cs="Arial"/>
          <w:sz w:val="22"/>
          <w:szCs w:val="22"/>
        </w:rPr>
        <w:t xml:space="preserve">, D. (2004) Climate change meets habitat fragmentation: linking landscape and biogeographical scale levels in research and conservation. </w:t>
      </w:r>
      <w:r w:rsidRPr="005A0335">
        <w:rPr>
          <w:rFonts w:ascii="Arial" w:hAnsi="Arial" w:cs="Arial"/>
          <w:i/>
          <w:iCs/>
          <w:sz w:val="22"/>
          <w:szCs w:val="22"/>
        </w:rPr>
        <w:t>Biological conservation</w:t>
      </w:r>
      <w:r w:rsidRPr="005A0335">
        <w:rPr>
          <w:rFonts w:ascii="Arial" w:hAnsi="Arial" w:cs="Arial"/>
          <w:sz w:val="22"/>
          <w:szCs w:val="22"/>
        </w:rPr>
        <w:t xml:space="preserve"> </w:t>
      </w:r>
      <w:r w:rsidRPr="005A0335">
        <w:rPr>
          <w:rFonts w:ascii="Arial" w:hAnsi="Arial" w:cs="Arial"/>
          <w:b/>
          <w:bCs/>
          <w:sz w:val="22"/>
          <w:szCs w:val="22"/>
        </w:rPr>
        <w:t>117</w:t>
      </w:r>
      <w:r w:rsidRPr="005A0335">
        <w:rPr>
          <w:rFonts w:ascii="Arial" w:hAnsi="Arial" w:cs="Arial"/>
          <w:sz w:val="22"/>
          <w:szCs w:val="22"/>
        </w:rPr>
        <w:t>, 285–297.</w:t>
      </w:r>
    </w:p>
    <w:p w14:paraId="2D5F0B98"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Parmesan, C. &amp; </w:t>
      </w:r>
      <w:proofErr w:type="spellStart"/>
      <w:r w:rsidRPr="005A0335">
        <w:rPr>
          <w:rFonts w:ascii="Arial" w:hAnsi="Arial" w:cs="Arial"/>
          <w:sz w:val="22"/>
          <w:szCs w:val="22"/>
        </w:rPr>
        <w:t>Yohe</w:t>
      </w:r>
      <w:proofErr w:type="spellEnd"/>
      <w:r w:rsidRPr="005A0335">
        <w:rPr>
          <w:rFonts w:ascii="Arial" w:hAnsi="Arial" w:cs="Arial"/>
          <w:sz w:val="22"/>
          <w:szCs w:val="22"/>
        </w:rPr>
        <w:t xml:space="preserve">, G. (2003) A globally coherent fingerprint of climate change impacts across natural systems. </w:t>
      </w:r>
      <w:r w:rsidRPr="005A0335">
        <w:rPr>
          <w:rFonts w:ascii="Arial" w:hAnsi="Arial" w:cs="Arial"/>
          <w:i/>
          <w:iCs/>
          <w:sz w:val="22"/>
          <w:szCs w:val="22"/>
        </w:rPr>
        <w:t>Nature</w:t>
      </w:r>
      <w:r w:rsidRPr="005A0335">
        <w:rPr>
          <w:rFonts w:ascii="Arial" w:hAnsi="Arial" w:cs="Arial"/>
          <w:sz w:val="22"/>
          <w:szCs w:val="22"/>
        </w:rPr>
        <w:t xml:space="preserve"> </w:t>
      </w:r>
      <w:r w:rsidRPr="005A0335">
        <w:rPr>
          <w:rFonts w:ascii="Arial" w:hAnsi="Arial" w:cs="Arial"/>
          <w:b/>
          <w:bCs/>
          <w:sz w:val="22"/>
          <w:szCs w:val="22"/>
        </w:rPr>
        <w:t>421</w:t>
      </w:r>
      <w:r w:rsidRPr="005A0335">
        <w:rPr>
          <w:rFonts w:ascii="Arial" w:hAnsi="Arial" w:cs="Arial"/>
          <w:sz w:val="22"/>
          <w:szCs w:val="22"/>
        </w:rPr>
        <w:t>, 37.</w:t>
      </w:r>
    </w:p>
    <w:p w14:paraId="324C8277"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Pepin, N., Bradley, R.S., Diaz, H.F., </w:t>
      </w:r>
      <w:proofErr w:type="spellStart"/>
      <w:r w:rsidRPr="005A0335">
        <w:rPr>
          <w:rFonts w:ascii="Arial" w:hAnsi="Arial" w:cs="Arial"/>
          <w:sz w:val="22"/>
          <w:szCs w:val="22"/>
        </w:rPr>
        <w:t>Baraer</w:t>
      </w:r>
      <w:proofErr w:type="spellEnd"/>
      <w:r w:rsidRPr="005A0335">
        <w:rPr>
          <w:rFonts w:ascii="Arial" w:hAnsi="Arial" w:cs="Arial"/>
          <w:sz w:val="22"/>
          <w:szCs w:val="22"/>
        </w:rPr>
        <w:t xml:space="preserve">, M., Caceres, E.B., Forsythe, N., Fowler, H., Greenwood, G., Hashmi, M.Z., Liu, X.D., Miller, J.R., Ning, L., Ohmura, A., Palazzi, E., </w:t>
      </w:r>
      <w:proofErr w:type="spellStart"/>
      <w:r w:rsidRPr="005A0335">
        <w:rPr>
          <w:rFonts w:ascii="Arial" w:hAnsi="Arial" w:cs="Arial"/>
          <w:sz w:val="22"/>
          <w:szCs w:val="22"/>
        </w:rPr>
        <w:t>Rangwala</w:t>
      </w:r>
      <w:proofErr w:type="spellEnd"/>
      <w:r w:rsidRPr="005A0335">
        <w:rPr>
          <w:rFonts w:ascii="Arial" w:hAnsi="Arial" w:cs="Arial"/>
          <w:sz w:val="22"/>
          <w:szCs w:val="22"/>
        </w:rPr>
        <w:t xml:space="preserve">, I., </w:t>
      </w:r>
      <w:proofErr w:type="spellStart"/>
      <w:r w:rsidRPr="005A0335">
        <w:rPr>
          <w:rFonts w:ascii="Arial" w:hAnsi="Arial" w:cs="Arial"/>
          <w:sz w:val="22"/>
          <w:szCs w:val="22"/>
        </w:rPr>
        <w:t>Schöner</w:t>
      </w:r>
      <w:proofErr w:type="spellEnd"/>
      <w:r w:rsidRPr="005A0335">
        <w:rPr>
          <w:rFonts w:ascii="Arial" w:hAnsi="Arial" w:cs="Arial"/>
          <w:sz w:val="22"/>
          <w:szCs w:val="22"/>
        </w:rPr>
        <w:t xml:space="preserve">, W., </w:t>
      </w:r>
      <w:proofErr w:type="spellStart"/>
      <w:r w:rsidRPr="005A0335">
        <w:rPr>
          <w:rFonts w:ascii="Arial" w:hAnsi="Arial" w:cs="Arial"/>
          <w:sz w:val="22"/>
          <w:szCs w:val="22"/>
        </w:rPr>
        <w:t>Severskiy</w:t>
      </w:r>
      <w:proofErr w:type="spellEnd"/>
      <w:r w:rsidRPr="005A0335">
        <w:rPr>
          <w:rFonts w:ascii="Arial" w:hAnsi="Arial" w:cs="Arial"/>
          <w:sz w:val="22"/>
          <w:szCs w:val="22"/>
        </w:rPr>
        <w:t xml:space="preserve">, I., </w:t>
      </w:r>
      <w:proofErr w:type="spellStart"/>
      <w:r w:rsidRPr="005A0335">
        <w:rPr>
          <w:rFonts w:ascii="Arial" w:hAnsi="Arial" w:cs="Arial"/>
          <w:sz w:val="22"/>
          <w:szCs w:val="22"/>
        </w:rPr>
        <w:t>Shahgedanova</w:t>
      </w:r>
      <w:proofErr w:type="spellEnd"/>
      <w:r w:rsidRPr="005A0335">
        <w:rPr>
          <w:rFonts w:ascii="Arial" w:hAnsi="Arial" w:cs="Arial"/>
          <w:sz w:val="22"/>
          <w:szCs w:val="22"/>
        </w:rPr>
        <w:t xml:space="preserve">, M., Wang, M.B., Williamson, S.N., Yang, D.Q. &amp; Group, M.R.I.E.W. (2015) Elevation-dependent warming in mountain regions of the world. </w:t>
      </w:r>
      <w:r w:rsidRPr="005A0335">
        <w:rPr>
          <w:rFonts w:ascii="Arial" w:hAnsi="Arial" w:cs="Arial"/>
          <w:i/>
          <w:iCs/>
          <w:sz w:val="22"/>
          <w:szCs w:val="22"/>
        </w:rPr>
        <w:t>Nature Climate Change</w:t>
      </w:r>
      <w:r w:rsidRPr="005A0335">
        <w:rPr>
          <w:rFonts w:ascii="Arial" w:hAnsi="Arial" w:cs="Arial"/>
          <w:sz w:val="22"/>
          <w:szCs w:val="22"/>
        </w:rPr>
        <w:t xml:space="preserve"> </w:t>
      </w:r>
      <w:r w:rsidRPr="005A0335">
        <w:rPr>
          <w:rFonts w:ascii="Arial" w:hAnsi="Arial" w:cs="Arial"/>
          <w:b/>
          <w:bCs/>
          <w:sz w:val="22"/>
          <w:szCs w:val="22"/>
        </w:rPr>
        <w:t>5</w:t>
      </w:r>
      <w:r w:rsidRPr="005A0335">
        <w:rPr>
          <w:rFonts w:ascii="Arial" w:hAnsi="Arial" w:cs="Arial"/>
          <w:sz w:val="22"/>
          <w:szCs w:val="22"/>
        </w:rPr>
        <w:t>, 424–430.</w:t>
      </w:r>
    </w:p>
    <w:p w14:paraId="3C35DB35"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Potter, K.M., Frampton, J., Josserand, S.A. &amp; Nelson, C.D. (2008) Genetic variation and population structure in </w:t>
      </w:r>
      <w:proofErr w:type="spellStart"/>
      <w:r w:rsidRPr="005A0335">
        <w:rPr>
          <w:rFonts w:ascii="Arial" w:hAnsi="Arial" w:cs="Arial"/>
          <w:sz w:val="22"/>
          <w:szCs w:val="22"/>
        </w:rPr>
        <w:t>fraser</w:t>
      </w:r>
      <w:proofErr w:type="spellEnd"/>
      <w:r w:rsidRPr="005A0335">
        <w:rPr>
          <w:rFonts w:ascii="Arial" w:hAnsi="Arial" w:cs="Arial"/>
          <w:sz w:val="22"/>
          <w:szCs w:val="22"/>
        </w:rPr>
        <w:t xml:space="preserve"> fir (</w:t>
      </w:r>
      <w:r w:rsidRPr="005A0335">
        <w:rPr>
          <w:rFonts w:ascii="Arial" w:hAnsi="Arial" w:cs="Arial"/>
          <w:i/>
          <w:iCs/>
          <w:sz w:val="22"/>
          <w:szCs w:val="22"/>
        </w:rPr>
        <w:t xml:space="preserve">Abies </w:t>
      </w:r>
      <w:proofErr w:type="spellStart"/>
      <w:r w:rsidRPr="005A0335">
        <w:rPr>
          <w:rFonts w:ascii="Arial" w:hAnsi="Arial" w:cs="Arial"/>
          <w:i/>
          <w:iCs/>
          <w:sz w:val="22"/>
          <w:szCs w:val="22"/>
        </w:rPr>
        <w:t>fraseri</w:t>
      </w:r>
      <w:proofErr w:type="spellEnd"/>
      <w:r w:rsidRPr="005A0335">
        <w:rPr>
          <w:rFonts w:ascii="Arial" w:hAnsi="Arial" w:cs="Arial"/>
          <w:sz w:val="22"/>
          <w:szCs w:val="22"/>
        </w:rPr>
        <w:t xml:space="preserve">): a microsatellite assessment of young trees.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38</w:t>
      </w:r>
      <w:r w:rsidRPr="005A0335">
        <w:rPr>
          <w:rFonts w:ascii="Arial" w:hAnsi="Arial" w:cs="Arial"/>
          <w:sz w:val="22"/>
          <w:szCs w:val="22"/>
        </w:rPr>
        <w:t>, 2128–2137.</w:t>
      </w:r>
    </w:p>
    <w:p w14:paraId="79276122"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Purrity</w:t>
      </w:r>
      <w:proofErr w:type="spellEnd"/>
      <w:r w:rsidRPr="005A0335">
        <w:rPr>
          <w:rFonts w:ascii="Arial" w:hAnsi="Arial" w:cs="Arial"/>
          <w:sz w:val="22"/>
          <w:szCs w:val="22"/>
        </w:rPr>
        <w:t xml:space="preserve">, C., Strickland, L.R., Alia, E., Blonder, B., Klein, E., Kohl, M.T., McGee, E., Quintana, M., Ridley, R.E., </w:t>
      </w:r>
      <w:proofErr w:type="spellStart"/>
      <w:r w:rsidRPr="005A0335">
        <w:rPr>
          <w:rFonts w:ascii="Arial" w:hAnsi="Arial" w:cs="Arial"/>
          <w:sz w:val="22"/>
          <w:szCs w:val="22"/>
        </w:rPr>
        <w:t>Tellman</w:t>
      </w:r>
      <w:proofErr w:type="spellEnd"/>
      <w:r w:rsidRPr="005A0335">
        <w:rPr>
          <w:rFonts w:ascii="Arial" w:hAnsi="Arial" w:cs="Arial"/>
          <w:sz w:val="22"/>
          <w:szCs w:val="22"/>
        </w:rPr>
        <w:t xml:space="preserve">, B. &amp; Gerber, L.R. (2017) Without inclusion, diversity initiatives may not be enough. </w:t>
      </w:r>
      <w:r w:rsidRPr="005A0335">
        <w:rPr>
          <w:rFonts w:ascii="Arial" w:hAnsi="Arial" w:cs="Arial"/>
          <w:i/>
          <w:iCs/>
          <w:sz w:val="22"/>
          <w:szCs w:val="22"/>
        </w:rPr>
        <w:t>Science</w:t>
      </w:r>
      <w:r w:rsidRPr="005A0335">
        <w:rPr>
          <w:rFonts w:ascii="Arial" w:hAnsi="Arial" w:cs="Arial"/>
          <w:sz w:val="22"/>
          <w:szCs w:val="22"/>
        </w:rPr>
        <w:t xml:space="preserve"> </w:t>
      </w:r>
      <w:r w:rsidRPr="005A0335">
        <w:rPr>
          <w:rFonts w:ascii="Arial" w:hAnsi="Arial" w:cs="Arial"/>
          <w:b/>
          <w:bCs/>
          <w:sz w:val="22"/>
          <w:szCs w:val="22"/>
        </w:rPr>
        <w:t xml:space="preserve">357, </w:t>
      </w:r>
      <w:r w:rsidRPr="005A0335">
        <w:rPr>
          <w:rFonts w:ascii="Arial" w:hAnsi="Arial" w:cs="Arial"/>
          <w:sz w:val="22"/>
          <w:szCs w:val="22"/>
        </w:rPr>
        <w:t>1101-1102.</w:t>
      </w:r>
    </w:p>
    <w:p w14:paraId="76C6503B"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Rangwala</w:t>
      </w:r>
      <w:proofErr w:type="spellEnd"/>
      <w:r w:rsidRPr="005A0335">
        <w:rPr>
          <w:rFonts w:ascii="Arial" w:hAnsi="Arial" w:cs="Arial"/>
          <w:sz w:val="22"/>
          <w:szCs w:val="22"/>
        </w:rPr>
        <w:t xml:space="preserve">, I. &amp; Miller, J.R. (2012) Climate change in mountains: a review of elevation-dependent warming and its possible causes. </w:t>
      </w:r>
      <w:r w:rsidRPr="005A0335">
        <w:rPr>
          <w:rFonts w:ascii="Arial" w:hAnsi="Arial" w:cs="Arial"/>
          <w:i/>
          <w:iCs/>
          <w:sz w:val="22"/>
          <w:szCs w:val="22"/>
        </w:rPr>
        <w:t>Climatic Change</w:t>
      </w:r>
      <w:r w:rsidRPr="005A0335">
        <w:rPr>
          <w:rFonts w:ascii="Arial" w:hAnsi="Arial" w:cs="Arial"/>
          <w:sz w:val="22"/>
          <w:szCs w:val="22"/>
        </w:rPr>
        <w:t xml:space="preserve"> </w:t>
      </w:r>
      <w:r w:rsidRPr="005A0335">
        <w:rPr>
          <w:rFonts w:ascii="Arial" w:hAnsi="Arial" w:cs="Arial"/>
          <w:b/>
          <w:bCs/>
          <w:sz w:val="22"/>
          <w:szCs w:val="22"/>
        </w:rPr>
        <w:t>114</w:t>
      </w:r>
      <w:r w:rsidRPr="005A0335">
        <w:rPr>
          <w:rFonts w:ascii="Arial" w:hAnsi="Arial" w:cs="Arial"/>
          <w:sz w:val="22"/>
          <w:szCs w:val="22"/>
        </w:rPr>
        <w:t>, 527–547.</w:t>
      </w:r>
    </w:p>
    <w:p w14:paraId="3100E371"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Raymond, P., Munson, A.D., Ruel, J.C. &amp; Coates, K.D. (2006) Spatial patterns of soil microclimate, light, regeneration, and growth within silvicultural gaps of mixed tolerant hardwood white pine stands.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36</w:t>
      </w:r>
      <w:r w:rsidRPr="005A0335">
        <w:rPr>
          <w:rFonts w:ascii="Arial" w:hAnsi="Arial" w:cs="Arial"/>
          <w:sz w:val="22"/>
          <w:szCs w:val="22"/>
        </w:rPr>
        <w:t>, 639–651.</w:t>
      </w:r>
    </w:p>
    <w:p w14:paraId="0A223135"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Rentch</w:t>
      </w:r>
      <w:proofErr w:type="spellEnd"/>
      <w:r w:rsidRPr="005A0335">
        <w:rPr>
          <w:rFonts w:ascii="Arial" w:hAnsi="Arial" w:cs="Arial"/>
          <w:sz w:val="22"/>
          <w:szCs w:val="22"/>
        </w:rPr>
        <w:t xml:space="preserve">, J.S., </w:t>
      </w:r>
      <w:proofErr w:type="spellStart"/>
      <w:r w:rsidRPr="005A0335">
        <w:rPr>
          <w:rFonts w:ascii="Arial" w:hAnsi="Arial" w:cs="Arial"/>
          <w:sz w:val="22"/>
          <w:szCs w:val="22"/>
        </w:rPr>
        <w:t>Fajvan</w:t>
      </w:r>
      <w:proofErr w:type="spellEnd"/>
      <w:r w:rsidRPr="005A0335">
        <w:rPr>
          <w:rFonts w:ascii="Arial" w:hAnsi="Arial" w:cs="Arial"/>
          <w:sz w:val="22"/>
          <w:szCs w:val="22"/>
        </w:rPr>
        <w:t xml:space="preserve">, M.A. &amp; Hicks, Ray R., J. (2003a) Spatial and </w:t>
      </w:r>
      <w:r>
        <w:rPr>
          <w:rFonts w:ascii="Arial" w:hAnsi="Arial" w:cs="Arial"/>
          <w:sz w:val="22"/>
          <w:szCs w:val="22"/>
        </w:rPr>
        <w:t>t</w:t>
      </w:r>
      <w:r w:rsidRPr="005A0335">
        <w:rPr>
          <w:rFonts w:ascii="Arial" w:hAnsi="Arial" w:cs="Arial"/>
          <w:sz w:val="22"/>
          <w:szCs w:val="22"/>
        </w:rPr>
        <w:t xml:space="preserve">emporal </w:t>
      </w:r>
      <w:r>
        <w:rPr>
          <w:rFonts w:ascii="Arial" w:hAnsi="Arial" w:cs="Arial"/>
          <w:sz w:val="22"/>
          <w:szCs w:val="22"/>
        </w:rPr>
        <w:t>d</w:t>
      </w:r>
      <w:r w:rsidRPr="005A0335">
        <w:rPr>
          <w:rFonts w:ascii="Arial" w:hAnsi="Arial" w:cs="Arial"/>
          <w:sz w:val="22"/>
          <w:szCs w:val="22"/>
        </w:rPr>
        <w:t xml:space="preserve">isturbance </w:t>
      </w:r>
      <w:r>
        <w:rPr>
          <w:rFonts w:ascii="Arial" w:hAnsi="Arial" w:cs="Arial"/>
          <w:sz w:val="22"/>
          <w:szCs w:val="22"/>
        </w:rPr>
        <w:t>c</w:t>
      </w:r>
      <w:r w:rsidRPr="005A0335">
        <w:rPr>
          <w:rFonts w:ascii="Arial" w:hAnsi="Arial" w:cs="Arial"/>
          <w:sz w:val="22"/>
          <w:szCs w:val="22"/>
        </w:rPr>
        <w:t xml:space="preserve">haracteristics of </w:t>
      </w:r>
      <w:r>
        <w:rPr>
          <w:rFonts w:ascii="Arial" w:hAnsi="Arial" w:cs="Arial"/>
          <w:sz w:val="22"/>
          <w:szCs w:val="22"/>
        </w:rPr>
        <w:t>o</w:t>
      </w:r>
      <w:r w:rsidRPr="005A0335">
        <w:rPr>
          <w:rFonts w:ascii="Arial" w:hAnsi="Arial" w:cs="Arial"/>
          <w:sz w:val="22"/>
          <w:szCs w:val="22"/>
        </w:rPr>
        <w:t>ak-</w:t>
      </w:r>
      <w:r>
        <w:rPr>
          <w:rFonts w:ascii="Arial" w:hAnsi="Arial" w:cs="Arial"/>
          <w:sz w:val="22"/>
          <w:szCs w:val="22"/>
        </w:rPr>
        <w:t>d</w:t>
      </w:r>
      <w:r w:rsidRPr="005A0335">
        <w:rPr>
          <w:rFonts w:ascii="Arial" w:hAnsi="Arial" w:cs="Arial"/>
          <w:sz w:val="22"/>
          <w:szCs w:val="22"/>
        </w:rPr>
        <w:t xml:space="preserve">ominated </w:t>
      </w:r>
      <w:r>
        <w:rPr>
          <w:rFonts w:ascii="Arial" w:hAnsi="Arial" w:cs="Arial"/>
          <w:sz w:val="22"/>
          <w:szCs w:val="22"/>
        </w:rPr>
        <w:t>o</w:t>
      </w:r>
      <w:r w:rsidRPr="005A0335">
        <w:rPr>
          <w:rFonts w:ascii="Arial" w:hAnsi="Arial" w:cs="Arial"/>
          <w:sz w:val="22"/>
          <w:szCs w:val="22"/>
        </w:rPr>
        <w:t>ld-</w:t>
      </w:r>
      <w:r>
        <w:rPr>
          <w:rFonts w:ascii="Arial" w:hAnsi="Arial" w:cs="Arial"/>
          <w:sz w:val="22"/>
          <w:szCs w:val="22"/>
        </w:rPr>
        <w:t>g</w:t>
      </w:r>
      <w:r w:rsidRPr="005A0335">
        <w:rPr>
          <w:rFonts w:ascii="Arial" w:hAnsi="Arial" w:cs="Arial"/>
          <w:sz w:val="22"/>
          <w:szCs w:val="22"/>
        </w:rPr>
        <w:t xml:space="preserve">rowth </w:t>
      </w:r>
      <w:r>
        <w:rPr>
          <w:rFonts w:ascii="Arial" w:hAnsi="Arial" w:cs="Arial"/>
          <w:sz w:val="22"/>
          <w:szCs w:val="22"/>
        </w:rPr>
        <w:t>s</w:t>
      </w:r>
      <w:r w:rsidRPr="005A0335">
        <w:rPr>
          <w:rFonts w:ascii="Arial" w:hAnsi="Arial" w:cs="Arial"/>
          <w:sz w:val="22"/>
          <w:szCs w:val="22"/>
        </w:rPr>
        <w:t xml:space="preserve">tands in the </w:t>
      </w:r>
      <w:r>
        <w:rPr>
          <w:rFonts w:ascii="Arial" w:hAnsi="Arial" w:cs="Arial"/>
          <w:sz w:val="22"/>
          <w:szCs w:val="22"/>
        </w:rPr>
        <w:t>C</w:t>
      </w:r>
      <w:r w:rsidRPr="005A0335">
        <w:rPr>
          <w:rFonts w:ascii="Arial" w:hAnsi="Arial" w:cs="Arial"/>
          <w:sz w:val="22"/>
          <w:szCs w:val="22"/>
        </w:rPr>
        <w:t xml:space="preserve">entral </w:t>
      </w:r>
      <w:r>
        <w:rPr>
          <w:rFonts w:ascii="Arial" w:hAnsi="Arial" w:cs="Arial"/>
          <w:sz w:val="22"/>
          <w:szCs w:val="22"/>
        </w:rPr>
        <w:t>H</w:t>
      </w:r>
      <w:r w:rsidRPr="005A0335">
        <w:rPr>
          <w:rFonts w:ascii="Arial" w:hAnsi="Arial" w:cs="Arial"/>
          <w:sz w:val="22"/>
          <w:szCs w:val="22"/>
        </w:rPr>
        <w:t xml:space="preserve">ardwood Forest </w:t>
      </w:r>
      <w:r>
        <w:rPr>
          <w:rFonts w:ascii="Arial" w:hAnsi="Arial" w:cs="Arial"/>
          <w:sz w:val="22"/>
          <w:szCs w:val="22"/>
        </w:rPr>
        <w:t>r</w:t>
      </w:r>
      <w:r w:rsidRPr="005A0335">
        <w:rPr>
          <w:rFonts w:ascii="Arial" w:hAnsi="Arial" w:cs="Arial"/>
          <w:sz w:val="22"/>
          <w:szCs w:val="22"/>
        </w:rPr>
        <w:t xml:space="preserve">egion. </w:t>
      </w:r>
      <w:r w:rsidRPr="005A0335">
        <w:rPr>
          <w:rFonts w:ascii="Arial" w:hAnsi="Arial" w:cs="Arial"/>
          <w:i/>
          <w:iCs/>
          <w:sz w:val="22"/>
          <w:szCs w:val="22"/>
        </w:rPr>
        <w:t>Forest Science</w:t>
      </w:r>
      <w:r w:rsidRPr="005A0335">
        <w:rPr>
          <w:rFonts w:ascii="Arial" w:hAnsi="Arial" w:cs="Arial"/>
          <w:sz w:val="22"/>
          <w:szCs w:val="22"/>
        </w:rPr>
        <w:t xml:space="preserve"> </w:t>
      </w:r>
      <w:r w:rsidRPr="005A0335">
        <w:rPr>
          <w:rFonts w:ascii="Arial" w:hAnsi="Arial" w:cs="Arial"/>
          <w:b/>
          <w:bCs/>
          <w:sz w:val="22"/>
          <w:szCs w:val="22"/>
        </w:rPr>
        <w:t>49</w:t>
      </w:r>
      <w:r w:rsidRPr="005A0335">
        <w:rPr>
          <w:rFonts w:ascii="Arial" w:hAnsi="Arial" w:cs="Arial"/>
          <w:sz w:val="22"/>
          <w:szCs w:val="22"/>
        </w:rPr>
        <w:t>, 778–789.</w:t>
      </w:r>
    </w:p>
    <w:p w14:paraId="5CC678D9" w14:textId="77777777" w:rsidR="00BC5CFA" w:rsidRPr="005A0335" w:rsidRDefault="00BC5CFA" w:rsidP="00EA742C">
      <w:pPr>
        <w:ind w:left="720" w:hanging="720"/>
        <w:jc w:val="both"/>
        <w:rPr>
          <w:rFonts w:ascii="Arial" w:hAnsi="Arial" w:cs="Arial"/>
          <w:sz w:val="22"/>
          <w:szCs w:val="22"/>
        </w:rPr>
      </w:pPr>
      <w:proofErr w:type="spellStart"/>
      <w:r w:rsidRPr="005A0335">
        <w:rPr>
          <w:rFonts w:ascii="Arial" w:hAnsi="Arial" w:cs="Arial"/>
          <w:sz w:val="22"/>
          <w:szCs w:val="22"/>
        </w:rPr>
        <w:t>Rentch</w:t>
      </w:r>
      <w:proofErr w:type="spellEnd"/>
      <w:r w:rsidRPr="005A0335">
        <w:rPr>
          <w:rFonts w:ascii="Arial" w:hAnsi="Arial" w:cs="Arial"/>
          <w:sz w:val="22"/>
          <w:szCs w:val="22"/>
        </w:rPr>
        <w:t xml:space="preserve">, J.S., </w:t>
      </w:r>
      <w:proofErr w:type="spellStart"/>
      <w:r w:rsidRPr="005A0335">
        <w:rPr>
          <w:rFonts w:ascii="Arial" w:hAnsi="Arial" w:cs="Arial"/>
          <w:sz w:val="22"/>
          <w:szCs w:val="22"/>
        </w:rPr>
        <w:t>Fajvan</w:t>
      </w:r>
      <w:proofErr w:type="spellEnd"/>
      <w:r w:rsidRPr="005A0335">
        <w:rPr>
          <w:rFonts w:ascii="Arial" w:hAnsi="Arial" w:cs="Arial"/>
          <w:sz w:val="22"/>
          <w:szCs w:val="22"/>
        </w:rPr>
        <w:t xml:space="preserve">, M.A. &amp; Hicks, R.R. (2003b) Oak establishment and canopy accession strategies in five old-growth stands in the </w:t>
      </w:r>
      <w:r>
        <w:rPr>
          <w:rFonts w:ascii="Arial" w:hAnsi="Arial" w:cs="Arial"/>
          <w:sz w:val="22"/>
          <w:szCs w:val="22"/>
        </w:rPr>
        <w:t>C</w:t>
      </w:r>
      <w:r w:rsidRPr="005A0335">
        <w:rPr>
          <w:rFonts w:ascii="Arial" w:hAnsi="Arial" w:cs="Arial"/>
          <w:sz w:val="22"/>
          <w:szCs w:val="22"/>
        </w:rPr>
        <w:t xml:space="preserve">entral </w:t>
      </w:r>
      <w:r>
        <w:rPr>
          <w:rFonts w:ascii="Arial" w:hAnsi="Arial" w:cs="Arial"/>
          <w:sz w:val="22"/>
          <w:szCs w:val="22"/>
        </w:rPr>
        <w:t>H</w:t>
      </w:r>
      <w:r w:rsidRPr="005A0335">
        <w:rPr>
          <w:rFonts w:ascii="Arial" w:hAnsi="Arial" w:cs="Arial"/>
          <w:sz w:val="22"/>
          <w:szCs w:val="22"/>
        </w:rPr>
        <w:t xml:space="preserve">ardwood </w:t>
      </w:r>
      <w:r>
        <w:rPr>
          <w:rFonts w:ascii="Arial" w:hAnsi="Arial" w:cs="Arial"/>
          <w:sz w:val="22"/>
          <w:szCs w:val="22"/>
        </w:rPr>
        <w:t>F</w:t>
      </w:r>
      <w:r w:rsidRPr="005A0335">
        <w:rPr>
          <w:rFonts w:ascii="Arial" w:hAnsi="Arial" w:cs="Arial"/>
          <w:sz w:val="22"/>
          <w:szCs w:val="22"/>
        </w:rPr>
        <w:t xml:space="preserve">orest region.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184</w:t>
      </w:r>
      <w:r w:rsidRPr="005A0335">
        <w:rPr>
          <w:rFonts w:ascii="Arial" w:hAnsi="Arial" w:cs="Arial"/>
          <w:sz w:val="22"/>
          <w:szCs w:val="22"/>
        </w:rPr>
        <w:t>, 285 – 297.</w:t>
      </w:r>
    </w:p>
    <w:p w14:paraId="4516F852"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Runkle, J.R. (1982) Patterns of disturbance in some old-growth mesic forests of eastern </w:t>
      </w:r>
      <w:r>
        <w:rPr>
          <w:rFonts w:ascii="Arial" w:hAnsi="Arial" w:cs="Arial"/>
          <w:sz w:val="22"/>
          <w:szCs w:val="22"/>
        </w:rPr>
        <w:t>N</w:t>
      </w:r>
      <w:r w:rsidRPr="005A0335">
        <w:rPr>
          <w:rFonts w:ascii="Arial" w:hAnsi="Arial" w:cs="Arial"/>
          <w:sz w:val="22"/>
          <w:szCs w:val="22"/>
        </w:rPr>
        <w:t xml:space="preserve">orth </w:t>
      </w:r>
      <w:r>
        <w:rPr>
          <w:rFonts w:ascii="Arial" w:hAnsi="Arial" w:cs="Arial"/>
          <w:sz w:val="22"/>
          <w:szCs w:val="22"/>
        </w:rPr>
        <w:t>A</w:t>
      </w:r>
      <w:r w:rsidRPr="005A0335">
        <w:rPr>
          <w:rFonts w:ascii="Arial" w:hAnsi="Arial" w:cs="Arial"/>
          <w:sz w:val="22"/>
          <w:szCs w:val="22"/>
        </w:rPr>
        <w:t xml:space="preserve">merica.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63</w:t>
      </w:r>
      <w:r w:rsidRPr="005A0335">
        <w:rPr>
          <w:rFonts w:ascii="Arial" w:hAnsi="Arial" w:cs="Arial"/>
          <w:sz w:val="22"/>
          <w:szCs w:val="22"/>
        </w:rPr>
        <w:t>, 1533–1546.</w:t>
      </w:r>
    </w:p>
    <w:p w14:paraId="1D413350"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Schatz, J.D., Forrester, J.A. &amp; </w:t>
      </w:r>
      <w:proofErr w:type="spellStart"/>
      <w:r w:rsidRPr="005A0335">
        <w:rPr>
          <w:rFonts w:ascii="Arial" w:hAnsi="Arial" w:cs="Arial"/>
          <w:sz w:val="22"/>
          <w:szCs w:val="22"/>
        </w:rPr>
        <w:t>Mladenoff</w:t>
      </w:r>
      <w:proofErr w:type="spellEnd"/>
      <w:r w:rsidRPr="005A0335">
        <w:rPr>
          <w:rFonts w:ascii="Arial" w:hAnsi="Arial" w:cs="Arial"/>
          <w:sz w:val="22"/>
          <w:szCs w:val="22"/>
        </w:rPr>
        <w:t xml:space="preserve">, D.J. (2012) Spatial patterns of soil surface </w:t>
      </w:r>
      <w:r>
        <w:rPr>
          <w:rFonts w:ascii="Arial" w:hAnsi="Arial" w:cs="Arial"/>
          <w:sz w:val="22"/>
          <w:szCs w:val="22"/>
        </w:rPr>
        <w:t>C</w:t>
      </w:r>
      <w:r w:rsidRPr="005A0335">
        <w:rPr>
          <w:rFonts w:ascii="Arial" w:hAnsi="Arial" w:cs="Arial"/>
          <w:sz w:val="22"/>
          <w:szCs w:val="22"/>
        </w:rPr>
        <w:t xml:space="preserve"> flux in experimental canopy gaps. </w:t>
      </w:r>
      <w:r w:rsidRPr="005A0335">
        <w:rPr>
          <w:rFonts w:ascii="Arial" w:hAnsi="Arial" w:cs="Arial"/>
          <w:i/>
          <w:iCs/>
          <w:sz w:val="22"/>
          <w:szCs w:val="22"/>
        </w:rPr>
        <w:t>Ecosystems</w:t>
      </w:r>
      <w:r w:rsidRPr="005A0335">
        <w:rPr>
          <w:rFonts w:ascii="Arial" w:hAnsi="Arial" w:cs="Arial"/>
          <w:sz w:val="22"/>
          <w:szCs w:val="22"/>
        </w:rPr>
        <w:t xml:space="preserve"> </w:t>
      </w:r>
      <w:r w:rsidRPr="005A0335">
        <w:rPr>
          <w:rFonts w:ascii="Arial" w:hAnsi="Arial" w:cs="Arial"/>
          <w:b/>
          <w:bCs/>
          <w:sz w:val="22"/>
          <w:szCs w:val="22"/>
        </w:rPr>
        <w:t>15</w:t>
      </w:r>
      <w:r w:rsidRPr="005A0335">
        <w:rPr>
          <w:rFonts w:ascii="Arial" w:hAnsi="Arial" w:cs="Arial"/>
          <w:sz w:val="22"/>
          <w:szCs w:val="22"/>
        </w:rPr>
        <w:t>, 616–623.</w:t>
      </w:r>
    </w:p>
    <w:p w14:paraId="695A4F83"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lastRenderedPageBreak/>
        <w:t xml:space="preserve">Schwartz, M.D., </w:t>
      </w:r>
      <w:proofErr w:type="spellStart"/>
      <w:r w:rsidRPr="005A0335">
        <w:rPr>
          <w:rFonts w:ascii="Arial" w:hAnsi="Arial" w:cs="Arial"/>
          <w:sz w:val="22"/>
          <w:szCs w:val="22"/>
        </w:rPr>
        <w:t>Ahas</w:t>
      </w:r>
      <w:proofErr w:type="spellEnd"/>
      <w:r w:rsidRPr="005A0335">
        <w:rPr>
          <w:rFonts w:ascii="Arial" w:hAnsi="Arial" w:cs="Arial"/>
          <w:sz w:val="22"/>
          <w:szCs w:val="22"/>
        </w:rPr>
        <w:t xml:space="preserve">, R. &amp; </w:t>
      </w:r>
      <w:proofErr w:type="spellStart"/>
      <w:r w:rsidRPr="005A0335">
        <w:rPr>
          <w:rFonts w:ascii="Arial" w:hAnsi="Arial" w:cs="Arial"/>
          <w:sz w:val="22"/>
          <w:szCs w:val="22"/>
        </w:rPr>
        <w:t>Aasa</w:t>
      </w:r>
      <w:proofErr w:type="spellEnd"/>
      <w:r w:rsidRPr="005A0335">
        <w:rPr>
          <w:rFonts w:ascii="Arial" w:hAnsi="Arial" w:cs="Arial"/>
          <w:sz w:val="22"/>
          <w:szCs w:val="22"/>
        </w:rPr>
        <w:t xml:space="preserve">, A. (2006) Onset of spring starting earlier across the Northern Hemisphere. </w:t>
      </w:r>
      <w:r w:rsidRPr="005A0335">
        <w:rPr>
          <w:rFonts w:ascii="Arial" w:hAnsi="Arial" w:cs="Arial"/>
          <w:i/>
          <w:iCs/>
          <w:sz w:val="22"/>
          <w:szCs w:val="22"/>
        </w:rPr>
        <w:t>Global Change Biology</w:t>
      </w:r>
      <w:r w:rsidRPr="005A0335">
        <w:rPr>
          <w:rFonts w:ascii="Arial" w:hAnsi="Arial" w:cs="Arial"/>
          <w:sz w:val="22"/>
          <w:szCs w:val="22"/>
        </w:rPr>
        <w:t xml:space="preserve"> </w:t>
      </w:r>
      <w:r w:rsidRPr="005A0335">
        <w:rPr>
          <w:rFonts w:ascii="Arial" w:hAnsi="Arial" w:cs="Arial"/>
          <w:b/>
          <w:bCs/>
          <w:sz w:val="22"/>
          <w:szCs w:val="22"/>
        </w:rPr>
        <w:t>12</w:t>
      </w:r>
      <w:r w:rsidRPr="005A0335">
        <w:rPr>
          <w:rFonts w:ascii="Arial" w:hAnsi="Arial" w:cs="Arial"/>
          <w:sz w:val="22"/>
          <w:szCs w:val="22"/>
        </w:rPr>
        <w:t>, 343–351.</w:t>
      </w:r>
    </w:p>
    <w:p w14:paraId="48A9516C"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Taylor, B.N., Patterson, A.E., Ajayi, M., </w:t>
      </w:r>
      <w:proofErr w:type="spellStart"/>
      <w:r w:rsidRPr="005A0335">
        <w:rPr>
          <w:rFonts w:ascii="Arial" w:hAnsi="Arial" w:cs="Arial"/>
          <w:sz w:val="22"/>
          <w:szCs w:val="22"/>
        </w:rPr>
        <w:t>Arkebauer</w:t>
      </w:r>
      <w:proofErr w:type="spellEnd"/>
      <w:r w:rsidRPr="005A0335">
        <w:rPr>
          <w:rFonts w:ascii="Arial" w:hAnsi="Arial" w:cs="Arial"/>
          <w:sz w:val="22"/>
          <w:szCs w:val="22"/>
        </w:rPr>
        <w:t xml:space="preserve">, R., Bao, K., Bray, N., Elliott, R.M., Gauthier, P.P., </w:t>
      </w:r>
      <w:proofErr w:type="spellStart"/>
      <w:r w:rsidRPr="005A0335">
        <w:rPr>
          <w:rFonts w:ascii="Arial" w:hAnsi="Arial" w:cs="Arial"/>
          <w:sz w:val="22"/>
          <w:szCs w:val="22"/>
        </w:rPr>
        <w:t>Gersony</w:t>
      </w:r>
      <w:proofErr w:type="spellEnd"/>
      <w:r w:rsidRPr="005A0335">
        <w:rPr>
          <w:rFonts w:ascii="Arial" w:hAnsi="Arial" w:cs="Arial"/>
          <w:sz w:val="22"/>
          <w:szCs w:val="22"/>
        </w:rPr>
        <w:t xml:space="preserve">, J., Gibson, R., Guerin, M., </w:t>
      </w:r>
      <w:proofErr w:type="spellStart"/>
      <w:r w:rsidRPr="005A0335">
        <w:rPr>
          <w:rFonts w:ascii="Arial" w:hAnsi="Arial" w:cs="Arial"/>
          <w:sz w:val="22"/>
          <w:szCs w:val="22"/>
        </w:rPr>
        <w:t>Lavenhar</w:t>
      </w:r>
      <w:proofErr w:type="spellEnd"/>
      <w:r w:rsidRPr="005A0335">
        <w:rPr>
          <w:rFonts w:ascii="Arial" w:hAnsi="Arial" w:cs="Arial"/>
          <w:sz w:val="22"/>
          <w:szCs w:val="22"/>
        </w:rPr>
        <w:t xml:space="preserve">, S., Leland, C., </w:t>
      </w:r>
      <w:proofErr w:type="spellStart"/>
      <w:r w:rsidRPr="005A0335">
        <w:rPr>
          <w:rFonts w:ascii="Arial" w:hAnsi="Arial" w:cs="Arial"/>
          <w:sz w:val="22"/>
          <w:szCs w:val="22"/>
        </w:rPr>
        <w:t>Lemordant</w:t>
      </w:r>
      <w:proofErr w:type="spellEnd"/>
      <w:r w:rsidRPr="005A0335">
        <w:rPr>
          <w:rFonts w:ascii="Arial" w:hAnsi="Arial" w:cs="Arial"/>
          <w:sz w:val="22"/>
          <w:szCs w:val="22"/>
        </w:rPr>
        <w:t xml:space="preserve">, L., Liao, W., Melillo, J., Oliver, R., Prager, C.M., Schuster, W., Schwartz, N.B., Shen, C., </w:t>
      </w:r>
      <w:proofErr w:type="spellStart"/>
      <w:r w:rsidRPr="005A0335">
        <w:rPr>
          <w:rFonts w:ascii="Arial" w:hAnsi="Arial" w:cs="Arial"/>
          <w:sz w:val="22"/>
          <w:szCs w:val="22"/>
        </w:rPr>
        <w:t>Terlizzi</w:t>
      </w:r>
      <w:proofErr w:type="spellEnd"/>
      <w:r w:rsidRPr="005A0335">
        <w:rPr>
          <w:rFonts w:ascii="Arial" w:hAnsi="Arial" w:cs="Arial"/>
          <w:sz w:val="22"/>
          <w:szCs w:val="22"/>
        </w:rPr>
        <w:t xml:space="preserve">, K.P. &amp; Griffin, K.L. (2017) Growth and physiology of a dominant understory shrub, </w:t>
      </w:r>
      <w:r>
        <w:rPr>
          <w:rFonts w:ascii="Arial" w:hAnsi="Arial" w:cs="Arial"/>
          <w:i/>
          <w:iCs/>
          <w:sz w:val="22"/>
          <w:szCs w:val="22"/>
        </w:rPr>
        <w:t>H</w:t>
      </w:r>
      <w:r w:rsidRPr="005A0335">
        <w:rPr>
          <w:rFonts w:ascii="Arial" w:hAnsi="Arial" w:cs="Arial"/>
          <w:i/>
          <w:iCs/>
          <w:sz w:val="22"/>
          <w:szCs w:val="22"/>
        </w:rPr>
        <w:t>amamelis virginiana</w:t>
      </w:r>
      <w:r w:rsidRPr="005A0335">
        <w:rPr>
          <w:rFonts w:ascii="Arial" w:hAnsi="Arial" w:cs="Arial"/>
          <w:sz w:val="22"/>
          <w:szCs w:val="22"/>
        </w:rPr>
        <w:t xml:space="preserve">, following canopy disturbance in a temperate hardwood forest.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47</w:t>
      </w:r>
      <w:r w:rsidRPr="005A0335">
        <w:rPr>
          <w:rFonts w:ascii="Arial" w:hAnsi="Arial" w:cs="Arial"/>
          <w:sz w:val="22"/>
          <w:szCs w:val="22"/>
        </w:rPr>
        <w:t>, 193–202.</w:t>
      </w:r>
    </w:p>
    <w:p w14:paraId="22A5673D"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White, P.S. &amp; Miller, R.I. (1988) Topographic models of vascular plant richness in the southern </w:t>
      </w:r>
      <w:r>
        <w:rPr>
          <w:rFonts w:ascii="Arial" w:hAnsi="Arial" w:cs="Arial"/>
          <w:sz w:val="22"/>
          <w:szCs w:val="22"/>
        </w:rPr>
        <w:t>A</w:t>
      </w:r>
      <w:r w:rsidRPr="005A0335">
        <w:rPr>
          <w:rFonts w:ascii="Arial" w:hAnsi="Arial" w:cs="Arial"/>
          <w:sz w:val="22"/>
          <w:szCs w:val="22"/>
        </w:rPr>
        <w:t xml:space="preserve">ppalachian high peaks </w:t>
      </w:r>
      <w:r w:rsidRPr="005A0335">
        <w:rPr>
          <w:rFonts w:ascii="Arial" w:hAnsi="Arial" w:cs="Arial"/>
          <w:b/>
          <w:bCs/>
          <w:sz w:val="22"/>
          <w:szCs w:val="22"/>
        </w:rPr>
        <w:t>76</w:t>
      </w:r>
      <w:r w:rsidRPr="005A0335">
        <w:rPr>
          <w:rFonts w:ascii="Arial" w:hAnsi="Arial" w:cs="Arial"/>
          <w:sz w:val="22"/>
          <w:szCs w:val="22"/>
        </w:rPr>
        <w:t>, 192–199.</w:t>
      </w:r>
    </w:p>
    <w:p w14:paraId="3E76622E" w14:textId="77777777" w:rsidR="00BC5CFA" w:rsidRPr="005A0335" w:rsidRDefault="00BC5CFA" w:rsidP="00EA742C">
      <w:pPr>
        <w:ind w:left="720" w:hanging="720"/>
        <w:jc w:val="both"/>
        <w:rPr>
          <w:rFonts w:ascii="Arial" w:hAnsi="Arial" w:cs="Arial"/>
          <w:sz w:val="22"/>
          <w:szCs w:val="22"/>
        </w:rPr>
      </w:pPr>
      <w:r w:rsidRPr="005A0335">
        <w:rPr>
          <w:rFonts w:ascii="Arial" w:hAnsi="Arial" w:cs="Arial"/>
          <w:sz w:val="22"/>
          <w:szCs w:val="22"/>
        </w:rPr>
        <w:t xml:space="preserve">Zhang, M. &amp; Yi, X. (2020) Seedling recruitment in response to artificial gaps: predicting the ecological consequence of forest disturbance. </w:t>
      </w:r>
      <w:r w:rsidRPr="005A0335">
        <w:rPr>
          <w:rFonts w:ascii="Arial" w:hAnsi="Arial" w:cs="Arial"/>
          <w:i/>
          <w:iCs/>
          <w:sz w:val="22"/>
          <w:szCs w:val="22"/>
        </w:rPr>
        <w:t>Plant Ecology</w:t>
      </w:r>
      <w:r w:rsidRPr="005A0335">
        <w:rPr>
          <w:rFonts w:ascii="Arial" w:hAnsi="Arial" w:cs="Arial"/>
          <w:sz w:val="22"/>
          <w:szCs w:val="22"/>
        </w:rPr>
        <w:t xml:space="preserve"> </w:t>
      </w:r>
      <w:r w:rsidRPr="005A0335">
        <w:rPr>
          <w:rFonts w:ascii="Arial" w:hAnsi="Arial" w:cs="Arial"/>
          <w:b/>
          <w:bCs/>
          <w:sz w:val="22"/>
          <w:szCs w:val="22"/>
        </w:rPr>
        <w:t>1</w:t>
      </w:r>
      <w:r w:rsidRPr="005A0335">
        <w:rPr>
          <w:rFonts w:ascii="Arial" w:hAnsi="Arial" w:cs="Arial"/>
          <w:sz w:val="22"/>
          <w:szCs w:val="22"/>
        </w:rPr>
        <w:t>.</w:t>
      </w:r>
    </w:p>
    <w:p w14:paraId="5EA16270" w14:textId="77777777" w:rsidR="00BC5CFA" w:rsidRDefault="00BC5CFA" w:rsidP="00EA742C">
      <w:pPr>
        <w:jc w:val="both"/>
      </w:pPr>
    </w:p>
    <w:p w14:paraId="69AC2F0B" w14:textId="752A755B" w:rsidR="00BC5CFA" w:rsidRDefault="00BC5CFA" w:rsidP="00EA742C">
      <w:pPr>
        <w:jc w:val="both"/>
        <w:rPr>
          <w:rFonts w:ascii="Times" w:eastAsia="Arial" w:hAnsi="Times" w:cs="Calibri"/>
          <w:b/>
          <w:bCs/>
          <w:sz w:val="32"/>
          <w:szCs w:val="32"/>
        </w:rPr>
      </w:pPr>
      <w:r>
        <w:rPr>
          <w:rFonts w:ascii="Times" w:eastAsia="Arial" w:hAnsi="Times" w:cs="Calibri"/>
          <w:b/>
          <w:bCs/>
          <w:sz w:val="32"/>
          <w:szCs w:val="32"/>
        </w:rPr>
        <w:br w:type="page"/>
      </w:r>
    </w:p>
    <w:p w14:paraId="58A50EFC" w14:textId="4F3CC5D1" w:rsidR="00CB5AD9" w:rsidRPr="00CB5AD9" w:rsidRDefault="00CB5AD9" w:rsidP="00EA742C">
      <w:pPr>
        <w:jc w:val="both"/>
        <w:rPr>
          <w:rFonts w:ascii="Times" w:eastAsia="Times New Roman" w:hAnsi="Times" w:cs="Arial"/>
          <w:b/>
          <w:bCs/>
          <w:sz w:val="32"/>
          <w:szCs w:val="32"/>
        </w:rPr>
      </w:pPr>
      <w:r w:rsidRPr="00CB5AD9">
        <w:rPr>
          <w:rFonts w:ascii="Times" w:eastAsia="Times New Roman" w:hAnsi="Times" w:cs="Arial"/>
          <w:b/>
          <w:bCs/>
          <w:sz w:val="32"/>
          <w:szCs w:val="32"/>
        </w:rPr>
        <w:lastRenderedPageBreak/>
        <w:t>Statement Of Relevance and Future Interactions with NOAA</w:t>
      </w:r>
    </w:p>
    <w:p w14:paraId="09CD0868" w14:textId="77777777" w:rsidR="00CB5AD9" w:rsidRPr="000315EF" w:rsidRDefault="00CB5AD9" w:rsidP="00EA742C">
      <w:pPr>
        <w:ind w:firstLine="720"/>
        <w:jc w:val="both"/>
        <w:rPr>
          <w:rFonts w:ascii="Times" w:eastAsia="Times New Roman" w:hAnsi="Times" w:cs="Arial"/>
        </w:rPr>
      </w:pPr>
      <w:r w:rsidRPr="000315EF">
        <w:rPr>
          <w:rFonts w:ascii="Times" w:eastAsia="Times New Roman" w:hAnsi="Times" w:cs="Arial"/>
        </w:rPr>
        <w: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w:t>
      </w:r>
      <w:r>
        <w:rPr>
          <w:rFonts w:ascii="Times" w:eastAsia="Times New Roman" w:hAnsi="Times" w:cs="Arial"/>
        </w:rPr>
        <w:t>-</w:t>
      </w:r>
      <w:r w:rsidRPr="000315EF">
        <w:rPr>
          <w:rFonts w:ascii="Times" w:eastAsia="Times New Roman" w:hAnsi="Times" w:cs="Arial"/>
        </w:rPr>
        <w:t xml:space="preserve">elevations, these forests have become less complex over time, converted from historically mixed-oak stands to more homogenized stands. Climate change coupled with rapid land-use change is resulting in the creation of gaps of varying size within forest canopies. These gaps are introducing a mosaic of microclimatic conditions within an ecosystem but the effects of these gaps on forest recruitment and resilience are not fully understood and more research is needed. </w:t>
      </w:r>
    </w:p>
    <w:p w14:paraId="19C82592" w14:textId="77777777" w:rsidR="00CB5AD9" w:rsidRPr="000315EF" w:rsidRDefault="00CB5AD9" w:rsidP="00EA742C">
      <w:pPr>
        <w:ind w:firstLine="720"/>
        <w:jc w:val="both"/>
        <w:rPr>
          <w:rFonts w:ascii="Times" w:eastAsia="Times New Roman" w:hAnsi="Times" w:cs="Arial"/>
        </w:rPr>
      </w:pPr>
      <w:r w:rsidRPr="000315EF">
        <w:rPr>
          <w:rFonts w:ascii="Times" w:eastAsia="Times New Roman" w:hAnsi="Times" w:cs="Arial"/>
          <w:b/>
          <w:bCs/>
          <w:i/>
          <w:iCs/>
        </w:rPr>
        <w:t>Experiment 1:</w:t>
      </w:r>
      <w:r w:rsidRPr="000315EF">
        <w:rPr>
          <w:rFonts w:ascii="Times" w:eastAsia="Times New Roman" w:hAnsi="Times" w:cs="Arial"/>
        </w:rPr>
        <w:t xml:space="preserve"> </w:t>
      </w:r>
      <w:r>
        <w:rPr>
          <w:rFonts w:ascii="Times" w:eastAsia="Times New Roman" w:hAnsi="Times" w:cs="Arial"/>
        </w:rPr>
        <w:t xml:space="preserve">Using the NOAA daily climate data, </w:t>
      </w:r>
      <w:r w:rsidRPr="000315EF">
        <w:rPr>
          <w:rFonts w:ascii="Times" w:eastAsia="Times New Roman" w:hAnsi="Times" w:cs="Arial"/>
        </w:rPr>
        <w:t>I will investigate the effects of gap size and canopy closure on species composition, seedling and sapling recruitment and fitness</w:t>
      </w:r>
      <w:r>
        <w:rPr>
          <w:rFonts w:ascii="Times" w:eastAsia="Times New Roman" w:hAnsi="Times" w:cs="Arial"/>
        </w:rPr>
        <w:t xml:space="preserve"> under climate change. </w:t>
      </w:r>
      <w:r w:rsidRPr="000315EF">
        <w:rPr>
          <w:rFonts w:ascii="Times" w:eastAsia="Times New Roman" w:hAnsi="Times" w:cs="Arial"/>
        </w:rPr>
        <w:t xml:space="preserve">I will evaluate the intra- and interspecific variation in tree fitness and mortality across each site and record carbon sequestration. This approach will give me new techniques and experiences 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w:t>
      </w:r>
    </w:p>
    <w:p w14:paraId="2E5616D3" w14:textId="77777777" w:rsidR="00CB5AD9" w:rsidRPr="000315EF" w:rsidRDefault="00CB5AD9" w:rsidP="00EA742C">
      <w:pPr>
        <w:ind w:firstLine="720"/>
        <w:jc w:val="both"/>
        <w:rPr>
          <w:rFonts w:ascii="Times" w:eastAsia="Times New Roman" w:hAnsi="Times" w:cs="Arial"/>
        </w:rPr>
      </w:pPr>
      <w:r w:rsidRPr="000315EF">
        <w:rPr>
          <w:rFonts w:ascii="Times" w:eastAsia="Times New Roman" w:hAnsi="Times" w:cs="Arial"/>
          <w:b/>
          <w:bCs/>
          <w:i/>
          <w:iCs/>
        </w:rPr>
        <w:t>Experiment 2:</w:t>
      </w:r>
      <w:r w:rsidRPr="000315EF">
        <w:rPr>
          <w:rFonts w:ascii="Times" w:eastAsia="Times New Roman" w:hAnsi="Times" w:cs="Arial"/>
        </w:rPr>
        <w:t xml:space="preserve"> </w:t>
      </w:r>
      <w:r>
        <w:rPr>
          <w:rFonts w:ascii="Times" w:eastAsia="Times New Roman" w:hAnsi="Times" w:cs="Arial"/>
        </w:rPr>
        <w:t xml:space="preserve">Using historic extreme event and drought data from the NOAA database, </w:t>
      </w:r>
      <w:r w:rsidRPr="000315EF">
        <w:rPr>
          <w:rFonts w:ascii="Times" w:eastAsia="Times New Roman" w:hAnsi="Times" w:cs="Arial"/>
        </w:rPr>
        <w:t xml:space="preserve">I will assess the effects of drought and increasing nighttime temperatures on the dominant tree species of the southern Appalachian mountains and how drought tolerance varies across the gap and closed-canopy sites. Using the same focal individuals from Experiment 1, I will take cuttings from each individual and perform a full factorial experiment of three levels of increased nighttime temperatures with three levels of drought treatments to investigate mortality and canopy development. This experiment will examine the effects of predicted disturbance of climate change under various warming scenarios and offer insight into tree resilience under warming. </w:t>
      </w:r>
    </w:p>
    <w:p w14:paraId="37B66CC0" w14:textId="77777777" w:rsidR="00CB5AD9" w:rsidRPr="000315EF" w:rsidRDefault="00CB5AD9" w:rsidP="00EA742C">
      <w:pPr>
        <w:ind w:firstLine="720"/>
        <w:jc w:val="both"/>
        <w:rPr>
          <w:rFonts w:ascii="Times" w:eastAsia="Times New Roman" w:hAnsi="Times" w:cs="Arial"/>
        </w:rPr>
      </w:pPr>
      <w:r w:rsidRPr="000315EF">
        <w:rPr>
          <w:rFonts w:ascii="Times" w:eastAsia="Times New Roman" w:hAnsi="Times" w:cs="Arial"/>
          <w:b/>
          <w:bCs/>
          <w:i/>
          <w:iCs/>
        </w:rPr>
        <w:t>Experiment 3:</w:t>
      </w:r>
      <w:r w:rsidRPr="000315EF">
        <w:rPr>
          <w:rFonts w:ascii="Times" w:eastAsia="Times New Roman" w:hAnsi="Times" w:cs="Arial"/>
        </w:rPr>
        <w:t xml:space="preserve"> </w:t>
      </w:r>
      <w:r>
        <w:rPr>
          <w:rFonts w:ascii="Times" w:eastAsia="Times New Roman" w:hAnsi="Times" w:cs="Arial"/>
        </w:rPr>
        <w:t xml:space="preserve">Again, using historic extreme event and drought data in combination with current soil temperature and moisture data, </w:t>
      </w:r>
      <w:r w:rsidRPr="000315EF">
        <w:rPr>
          <w:rFonts w:ascii="Times" w:eastAsia="Times New Roman" w:hAnsi="Times" w:cs="Arial"/>
        </w:rPr>
        <w:t xml:space="preserve">I will examine the variability in soil temperature, moisture and nutrients across closed canopy and gap sites. Using the sites identified from Experiment 1, I will record hourly soil temperature, soil moisture and light availability. I will also collect soil cores for each field season and evaluate the soil nutrients and microbial community. This experiment is essential for understanding the entire ecosystem and the effects of climate change on forests to better maintain our carbon sinks. </w:t>
      </w:r>
    </w:p>
    <w:p w14:paraId="6C76E241" w14:textId="77777777" w:rsidR="00CB5AD9" w:rsidRPr="000315EF" w:rsidRDefault="00CB5AD9" w:rsidP="00EA742C">
      <w:pPr>
        <w:jc w:val="both"/>
        <w:rPr>
          <w:rFonts w:ascii="Times" w:eastAsia="Times New Roman" w:hAnsi="Times" w:cs="Arial"/>
          <w:b/>
          <w:bCs/>
        </w:rPr>
      </w:pPr>
      <w:r>
        <w:rPr>
          <w:rFonts w:ascii="Times" w:eastAsia="Times New Roman" w:hAnsi="Times" w:cs="Arial"/>
          <w:b/>
          <w:bCs/>
        </w:rPr>
        <w:t xml:space="preserve">FUTURE INTERACTIONS: </w:t>
      </w:r>
    </w:p>
    <w:p w14:paraId="27D2D605" w14:textId="77777777" w:rsidR="00CB5AD9" w:rsidRPr="007253E0" w:rsidRDefault="00CB5AD9" w:rsidP="00EA742C">
      <w:pPr>
        <w:ind w:firstLine="720"/>
        <w:jc w:val="both"/>
        <w:rPr>
          <w:rFonts w:ascii="Times" w:eastAsia="Times New Roman" w:hAnsi="Times" w:cs="Arial"/>
        </w:rPr>
      </w:pPr>
      <w:r w:rsidRPr="000315EF">
        <w:rPr>
          <w:rFonts w:ascii="Times" w:eastAsia="Times New Roman" w:hAnsi="Times" w:cs="Arial"/>
        </w:rPr>
        <w:t xml:space="preserve">The proposed project will help inform climate models, global forecasts and forest management plans to reduce the impact of climate change. </w:t>
      </w:r>
      <w:r>
        <w:rPr>
          <w:rFonts w:ascii="Times" w:eastAsia="Times New Roman" w:hAnsi="Times" w:cs="Arial"/>
        </w:rPr>
        <w:t xml:space="preserve">My project plan will help generate new regional predictive models to better understand the effects of climate change on southern Appalachian forests, which are also highly valued recreational areas, thus these forecasts could provide crucial information on socioeconomic impacts. In addition, I will attend the American Geophysical Union and present my findings after my first year and try to give public lectures throughout my postdoctoral fellowship to various NOAA laboratories. Also, by using many types of climate data from the NOAA </w:t>
      </w:r>
      <w:r w:rsidRPr="007253E0">
        <w:rPr>
          <w:rFonts w:ascii="Times" w:eastAsia="Times New Roman" w:hAnsi="Times" w:cs="Arial"/>
        </w:rPr>
        <w:t>National Centers for Environmental Information</w:t>
      </w:r>
      <w:r>
        <w:rPr>
          <w:rFonts w:ascii="Times" w:eastAsia="Times New Roman" w:hAnsi="Times" w:cs="Arial"/>
        </w:rPr>
        <w:t xml:space="preserve"> database, I will be able to leverage the wealth of weather data to enhance my proposed project and further augment the importance and value of the climate forecasts being produced in this work. </w:t>
      </w:r>
    </w:p>
    <w:p w14:paraId="78E52C80" w14:textId="1DA9B262" w:rsidR="00DC75F6" w:rsidRDefault="00DC75F6" w:rsidP="00EA742C">
      <w:pPr>
        <w:jc w:val="both"/>
        <w:rPr>
          <w:rFonts w:ascii="Times" w:eastAsia="Arial" w:hAnsi="Times" w:cs="Calibri"/>
          <w:b/>
          <w:bCs/>
          <w:sz w:val="32"/>
          <w:szCs w:val="32"/>
        </w:rPr>
      </w:pPr>
      <w:r>
        <w:rPr>
          <w:rFonts w:ascii="Times" w:eastAsia="Arial" w:hAnsi="Times" w:cs="Calibri"/>
          <w:b/>
          <w:bCs/>
          <w:sz w:val="32"/>
          <w:szCs w:val="32"/>
        </w:rPr>
        <w:br w:type="page"/>
      </w:r>
    </w:p>
    <w:p w14:paraId="2817D86B" w14:textId="569341C6" w:rsidR="00684E77" w:rsidRDefault="00684E77" w:rsidP="00EA742C">
      <w:pPr>
        <w:jc w:val="both"/>
        <w:rPr>
          <w:rFonts w:ascii="Times New Roman" w:eastAsia="Times New Roman" w:hAnsi="Times New Roman" w:cs="Times New Roman"/>
        </w:rPr>
      </w:pPr>
      <w:r w:rsidRPr="00DC75F6">
        <w:rPr>
          <w:rFonts w:ascii="Times New Roman" w:eastAsia="Times New Roman" w:hAnsi="Times New Roman" w:cs="Times New Roman"/>
        </w:rPr>
        <w:lastRenderedPageBreak/>
        <w:fldChar w:fldCharType="begin"/>
      </w:r>
      <w:r w:rsidRPr="00DC75F6">
        <w:rPr>
          <w:rFonts w:ascii="Times New Roman" w:eastAsia="Times New Roman" w:hAnsi="Times New Roman" w:cs="Times New Roman"/>
        </w:rPr>
        <w:instrText xml:space="preserve"> INCLUDEPICTURE "/var/folders/24/gxkvcqyd525_zhq0nyldzv6c0000gn/T/com.microsoft.Word/WebArchiveCopyPasteTempFiles/page1image3814528" \* MERGEFORMATINET </w:instrText>
      </w:r>
      <w:r w:rsidRPr="00DC75F6">
        <w:rPr>
          <w:rFonts w:ascii="Times New Roman" w:eastAsia="Times New Roman" w:hAnsi="Times New Roman" w:cs="Times New Roman"/>
        </w:rPr>
        <w:fldChar w:fldCharType="separate"/>
      </w:r>
      <w:r w:rsidRPr="00DC75F6">
        <w:rPr>
          <w:rFonts w:ascii="Times New Roman" w:eastAsia="Times New Roman" w:hAnsi="Times New Roman" w:cs="Times New Roman"/>
          <w:noProof/>
        </w:rPr>
        <w:drawing>
          <wp:inline distT="0" distB="0" distL="0" distR="0" wp14:anchorId="37D59267" wp14:editId="60C66B54">
            <wp:extent cx="2711302" cy="441660"/>
            <wp:effectExtent l="0" t="0" r="0" b="3175"/>
            <wp:docPr id="21" name="Picture 21" descr="page1image38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145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0911" cy="443225"/>
                    </a:xfrm>
                    <a:prstGeom prst="rect">
                      <a:avLst/>
                    </a:prstGeom>
                    <a:noFill/>
                    <a:ln>
                      <a:noFill/>
                    </a:ln>
                  </pic:spPr>
                </pic:pic>
              </a:graphicData>
            </a:graphic>
          </wp:inline>
        </w:drawing>
      </w:r>
      <w:r w:rsidRPr="00DC75F6">
        <w:rPr>
          <w:rFonts w:ascii="Times New Roman" w:eastAsia="Times New Roman" w:hAnsi="Times New Roman" w:cs="Times New Roman"/>
        </w:rPr>
        <w:fldChar w:fldCharType="end"/>
      </w:r>
      <w:r w:rsidRPr="00DC75F6">
        <w:rPr>
          <w:rFonts w:ascii="Times New Roman" w:eastAsia="Times New Roman" w:hAnsi="Times New Roman" w:cs="Times New Roman"/>
        </w:rPr>
        <w:fldChar w:fldCharType="begin"/>
      </w:r>
      <w:r w:rsidRPr="00DC75F6">
        <w:rPr>
          <w:rFonts w:ascii="Times New Roman" w:eastAsia="Times New Roman" w:hAnsi="Times New Roman" w:cs="Times New Roman"/>
        </w:rPr>
        <w:instrText xml:space="preserve"> INCLUDEPICTURE "/var/folders/24/gxkvcqyd525_zhq0nyldzv6c0000gn/T/com.microsoft.Word/WebArchiveCopyPasteTempFiles/page1image3739280" \* MERGEFORMATINET </w:instrText>
      </w:r>
      <w:r w:rsidRPr="00DC75F6">
        <w:rPr>
          <w:rFonts w:ascii="Times New Roman" w:eastAsia="Times New Roman" w:hAnsi="Times New Roman" w:cs="Times New Roman"/>
        </w:rPr>
        <w:fldChar w:fldCharType="separate"/>
      </w:r>
      <w:r w:rsidRPr="00DC75F6">
        <w:rPr>
          <w:rFonts w:ascii="Times New Roman" w:eastAsia="Times New Roman" w:hAnsi="Times New Roman" w:cs="Times New Roman"/>
          <w:noProof/>
        </w:rPr>
        <w:drawing>
          <wp:inline distT="0" distB="0" distL="0" distR="0" wp14:anchorId="18849E76" wp14:editId="32BFDB3A">
            <wp:extent cx="5943600" cy="52705"/>
            <wp:effectExtent l="0" t="0" r="0" b="0"/>
            <wp:docPr id="20" name="Picture 20" descr="page1image373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7392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705"/>
                    </a:xfrm>
                    <a:prstGeom prst="rect">
                      <a:avLst/>
                    </a:prstGeom>
                    <a:noFill/>
                    <a:ln>
                      <a:noFill/>
                    </a:ln>
                  </pic:spPr>
                </pic:pic>
              </a:graphicData>
            </a:graphic>
          </wp:inline>
        </w:drawing>
      </w:r>
      <w:r w:rsidRPr="00DC75F6">
        <w:rPr>
          <w:rFonts w:ascii="Times New Roman" w:eastAsia="Times New Roman" w:hAnsi="Times New Roman" w:cs="Times New Roman"/>
        </w:rPr>
        <w:fldChar w:fldCharType="end"/>
      </w:r>
      <w:r w:rsidRPr="00DC75F6">
        <w:rPr>
          <w:rFonts w:ascii="ArialMT" w:eastAsia="Times New Roman" w:hAnsi="ArialMT" w:cs="Times New Roman"/>
          <w:sz w:val="16"/>
          <w:szCs w:val="16"/>
        </w:rPr>
        <w:t xml:space="preserve">College of Natural Resources, Box 8008 </w:t>
      </w:r>
      <w:r w:rsidRPr="00DC75F6">
        <w:rPr>
          <w:rFonts w:ascii="ArialMT" w:eastAsia="Times New Roman" w:hAnsi="ArialMT" w:cs="Times New Roman"/>
          <w:position w:val="-2"/>
          <w:sz w:val="16"/>
          <w:szCs w:val="16"/>
        </w:rPr>
        <w:t xml:space="preserve">Phone: 919-515-8679 </w:t>
      </w:r>
      <w:r w:rsidRPr="00DC75F6">
        <w:rPr>
          <w:rFonts w:ascii="ArialMT" w:eastAsia="Times New Roman" w:hAnsi="ArialMT" w:cs="Times New Roman"/>
          <w:sz w:val="16"/>
          <w:szCs w:val="16"/>
        </w:rPr>
        <w:t xml:space="preserve">Department of Forestry and Environmental Resources </w:t>
      </w:r>
      <w:r w:rsidRPr="00DC75F6">
        <w:rPr>
          <w:rFonts w:ascii="ArialMT" w:eastAsia="Times New Roman" w:hAnsi="ArialMT" w:cs="Times New Roman"/>
          <w:color w:val="0000FF"/>
          <w:position w:val="-2"/>
          <w:sz w:val="16"/>
          <w:szCs w:val="16"/>
        </w:rPr>
        <w:t xml:space="preserve">zakiya_leggett@ncsu.edu </w:t>
      </w:r>
      <w:r w:rsidRPr="00DC75F6">
        <w:rPr>
          <w:rFonts w:ascii="ArialMT" w:eastAsia="Times New Roman" w:hAnsi="ArialMT" w:cs="Times New Roman"/>
          <w:sz w:val="16"/>
          <w:szCs w:val="16"/>
        </w:rPr>
        <w:t xml:space="preserve">Raleigh, NC 27695-8008 </w:t>
      </w:r>
    </w:p>
    <w:p w14:paraId="6A4F2EE8" w14:textId="77777777" w:rsidR="00EE43B7" w:rsidRPr="00684E77" w:rsidRDefault="00EE43B7" w:rsidP="00EA742C">
      <w:pPr>
        <w:jc w:val="both"/>
        <w:rPr>
          <w:rFonts w:ascii="Times New Roman" w:eastAsia="Times New Roman" w:hAnsi="Times New Roman" w:cs="Times New Roman"/>
        </w:rPr>
      </w:pPr>
    </w:p>
    <w:p w14:paraId="3FB70AAE" w14:textId="51E35EE8" w:rsidR="00EE43B7" w:rsidRPr="004A2114" w:rsidRDefault="00872CD0" w:rsidP="00EA742C">
      <w:pPr>
        <w:jc w:val="both"/>
        <w:rPr>
          <w:rFonts w:cs="Arial"/>
        </w:rPr>
      </w:pPr>
      <w:r>
        <w:rPr>
          <w:rFonts w:cs="Arial"/>
        </w:rPr>
        <w:t>5</w:t>
      </w:r>
      <w:r w:rsidR="00EE43B7">
        <w:rPr>
          <w:rFonts w:cs="Arial"/>
        </w:rPr>
        <w:t xml:space="preserve"> </w:t>
      </w:r>
      <w:r w:rsidR="00EE43B7" w:rsidRPr="004A2114">
        <w:rPr>
          <w:rFonts w:cs="Arial"/>
        </w:rPr>
        <w:t>January 2021</w:t>
      </w:r>
    </w:p>
    <w:p w14:paraId="6C218F0C" w14:textId="77777777" w:rsidR="00EE43B7" w:rsidRPr="004A2114" w:rsidRDefault="00EE43B7" w:rsidP="00EA742C">
      <w:pPr>
        <w:jc w:val="both"/>
        <w:rPr>
          <w:rFonts w:cs="Arial"/>
        </w:rPr>
      </w:pPr>
    </w:p>
    <w:p w14:paraId="5E79B765" w14:textId="77777777" w:rsidR="00EE43B7" w:rsidRPr="004A2114" w:rsidRDefault="00EE43B7" w:rsidP="00EA742C">
      <w:pPr>
        <w:jc w:val="both"/>
        <w:rPr>
          <w:rFonts w:cs="Arial"/>
        </w:rPr>
      </w:pPr>
      <w:r w:rsidRPr="004A2114">
        <w:rPr>
          <w:rFonts w:cs="Arial"/>
        </w:rPr>
        <w:t>Dear Selection Committee:</w:t>
      </w:r>
    </w:p>
    <w:p w14:paraId="7E7D773A"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 xml:space="preserve">As the proposed host scientist, I enthusiastically support the application of </w:t>
      </w:r>
      <w:r w:rsidRPr="00EE43B7">
        <w:rPr>
          <w:rFonts w:asciiTheme="minorHAnsi" w:hAnsiTheme="minorHAnsi" w:cstheme="minorHAnsi"/>
          <w:b/>
        </w:rPr>
        <w:t>Catherine Chamberlain</w:t>
      </w:r>
      <w:r w:rsidRPr="00EE43B7">
        <w:rPr>
          <w:rFonts w:asciiTheme="minorHAnsi" w:hAnsiTheme="minorHAnsi" w:cstheme="minorHAnsi"/>
        </w:rPr>
        <w:t xml:space="preserve"> for the NOAA Climate &amp; Global Change Postdoctoral Program. The proposed project and its defined goals will broaden Catherine’s current skill set and provide training in evaluating various ecological parameters at an ecosystem scale level in addition to gaining skills focused on evaluating the impact of soil/belowground processes on these parameters. Specifically this proposal focuses on understanding the effects of climate change on carbon sequestration and forest resilience in southern Appalachian forest system.</w:t>
      </w:r>
    </w:p>
    <w:p w14:paraId="64F5273E"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Catherine has a goal of working in a non-academic field which works well with my career path immediately after graduate school. Having worked in forest industry for 10 years prior to joining the faculty at NCSU I have experience working and navigating successfully in a non-academic environment. During my tenure as a sustainability scientist I learned skills (negotiating, prioritizing and budgeting) not necessarily taught in graduate school. Much of my work involved collaborating with outside agencies (government, non-profits, and community groups) to achieve my company’s sustainability goals. I look forward to connecting Catherine with a wide range of contacts to explore her career options. For her postdoc fellowship, I have contacted three scientists that have agreed to serve as collaborators and/or mentors during her time here at NCSU.</w:t>
      </w:r>
    </w:p>
    <w:p w14:paraId="16E4130A" w14:textId="77777777" w:rsidR="00EE43B7" w:rsidRPr="00EE43B7" w:rsidRDefault="00EE43B7" w:rsidP="00EA742C">
      <w:pPr>
        <w:pStyle w:val="Default"/>
        <w:jc w:val="both"/>
        <w:rPr>
          <w:rFonts w:asciiTheme="minorHAnsi" w:hAnsiTheme="minorHAnsi" w:cstheme="minorHAnsi"/>
          <w:b/>
          <w:u w:val="single"/>
        </w:rPr>
      </w:pPr>
      <w:r w:rsidRPr="00EE43B7">
        <w:rPr>
          <w:rFonts w:asciiTheme="minorHAnsi" w:hAnsiTheme="minorHAnsi" w:cstheme="minorHAnsi"/>
          <w:b/>
          <w:u w:val="single"/>
        </w:rPr>
        <w:t>Catherine’s Team of Amazing Scientists</w:t>
      </w:r>
    </w:p>
    <w:p w14:paraId="46BB12B1"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 xml:space="preserve">I will serve as Catherine’s </w:t>
      </w:r>
      <w:r w:rsidRPr="00EE43B7">
        <w:rPr>
          <w:rFonts w:asciiTheme="minorHAnsi" w:hAnsiTheme="minorHAnsi" w:cstheme="minorHAnsi"/>
          <w:b/>
        </w:rPr>
        <w:t>primary advisor</w:t>
      </w:r>
      <w:r w:rsidRPr="00EE43B7">
        <w:rPr>
          <w:rFonts w:asciiTheme="minorHAnsi" w:hAnsiTheme="minorHAnsi" w:cstheme="minorHAnsi"/>
        </w:rPr>
        <w:t xml:space="preserve">, working with her to coordinate all the field and phytotron experiments along with the training she will receive. Most of my research experience is in soil ecology specifically focused on nutrient cycling and carbon processes/storage. Additionally I have research projects focused on citizen science and diversity and inclusion in forestry/natural resources. I also manage two undergraduate programs (Doris Duke Conservation Scholars Program and Scholars for Conservation Leadership Program) and one graduate program (National Needs Fellowship Program) focused on recruiting BIPOC (Black, Indigenous, and People of Color) students and increasing diversity and inclusion in ecology. </w:t>
      </w:r>
    </w:p>
    <w:p w14:paraId="62ABC5AE"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b/>
        </w:rPr>
        <w:t>Colleen Doherty</w:t>
      </w:r>
      <w:r w:rsidRPr="00EE43B7">
        <w:rPr>
          <w:rFonts w:asciiTheme="minorHAnsi" w:hAnsiTheme="minorHAnsi" w:cstheme="minorHAnsi"/>
        </w:rPr>
        <w:t xml:space="preserve"> is an associate professor in the College of Agriculture and Life Sciences here at </w:t>
      </w:r>
      <w:r w:rsidRPr="00EE43B7">
        <w:rPr>
          <w:rFonts w:asciiTheme="minorHAnsi" w:hAnsiTheme="minorHAnsi" w:cstheme="minorHAnsi"/>
          <w:b/>
        </w:rPr>
        <w:t>NCSU</w:t>
      </w:r>
      <w:r w:rsidRPr="00EE43B7">
        <w:rPr>
          <w:rFonts w:asciiTheme="minorHAnsi" w:hAnsiTheme="minorHAnsi" w:cstheme="minorHAnsi"/>
        </w:rPr>
        <w:t xml:space="preserve"> has agreed to serve as a </w:t>
      </w:r>
      <w:r w:rsidRPr="00EE43B7">
        <w:rPr>
          <w:rFonts w:asciiTheme="minorHAnsi" w:hAnsiTheme="minorHAnsi" w:cstheme="minorHAnsi"/>
          <w:b/>
        </w:rPr>
        <w:t xml:space="preserve">collaborator </w:t>
      </w:r>
      <w:r w:rsidRPr="00EE43B7">
        <w:rPr>
          <w:rFonts w:asciiTheme="minorHAnsi" w:hAnsiTheme="minorHAnsi" w:cstheme="minorHAnsi"/>
        </w:rPr>
        <w:t>for the proposed research project. Colleen is a plant ecologist that focuses on the connections between time and stress in plants. She will assist with the experimental design for the chamber-based experiments examining warm nighttime temperature and provide guidance on controlling for timing effects when sampling. Colleen and I are currently working on a proposal evaluating warm nighttime temperature effects on loblolly pine and industrial hemp.</w:t>
      </w:r>
    </w:p>
    <w:p w14:paraId="72CB9A12" w14:textId="77777777" w:rsidR="00EE43B7" w:rsidRPr="00EE43B7" w:rsidRDefault="00EE43B7" w:rsidP="00EA742C">
      <w:pPr>
        <w:pStyle w:val="Default"/>
        <w:jc w:val="both"/>
        <w:rPr>
          <w:rFonts w:asciiTheme="minorHAnsi" w:hAnsiTheme="minorHAnsi" w:cstheme="minorHAnsi"/>
          <w:b/>
        </w:rPr>
      </w:pPr>
    </w:p>
    <w:p w14:paraId="07E29A08"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b/>
        </w:rPr>
        <w:lastRenderedPageBreak/>
        <w:t xml:space="preserve">Tara Keyser </w:t>
      </w:r>
      <w:r w:rsidRPr="00EE43B7">
        <w:rPr>
          <w:rFonts w:asciiTheme="minorHAnsi" w:hAnsiTheme="minorHAnsi" w:cstheme="minorHAnsi"/>
        </w:rPr>
        <w:t xml:space="preserve">is a Director with the </w:t>
      </w:r>
      <w:r w:rsidRPr="00EE43B7">
        <w:rPr>
          <w:rFonts w:asciiTheme="minorHAnsi" w:hAnsiTheme="minorHAnsi" w:cstheme="minorHAnsi"/>
          <w:b/>
        </w:rPr>
        <w:t>USDA Forest Service Southern Research Station</w:t>
      </w:r>
      <w:r w:rsidRPr="00EE43B7">
        <w:rPr>
          <w:rFonts w:asciiTheme="minorHAnsi" w:hAnsiTheme="minorHAnsi" w:cstheme="minorHAnsi"/>
        </w:rPr>
        <w:t xml:space="preserve"> and an adjunct associate professor in the College of Natural Resources here at NCSU. She has agreed to serve as a </w:t>
      </w:r>
      <w:r w:rsidRPr="00EE43B7">
        <w:rPr>
          <w:rFonts w:asciiTheme="minorHAnsi" w:hAnsiTheme="minorHAnsi" w:cstheme="minorHAnsi"/>
          <w:b/>
        </w:rPr>
        <w:t>collaborator</w:t>
      </w:r>
      <w:r w:rsidRPr="00EE43B7">
        <w:rPr>
          <w:rFonts w:asciiTheme="minorHAnsi" w:hAnsiTheme="minorHAnsi" w:cstheme="minorHAnsi"/>
        </w:rPr>
        <w:t xml:space="preserve"> for the proposed research project and a </w:t>
      </w:r>
      <w:r w:rsidRPr="00EE43B7">
        <w:rPr>
          <w:rFonts w:asciiTheme="minorHAnsi" w:hAnsiTheme="minorHAnsi" w:cstheme="minorHAnsi"/>
          <w:b/>
        </w:rPr>
        <w:t>mentor</w:t>
      </w:r>
      <w:r w:rsidRPr="00EE43B7">
        <w:rPr>
          <w:rFonts w:asciiTheme="minorHAnsi" w:hAnsiTheme="minorHAnsi" w:cstheme="minorHAnsi"/>
        </w:rPr>
        <w:t xml:space="preserve"> for Catherine. She and her team manage the research site in the Appalachian Mountains where Catherine will conduct most of her field research. Tara is forest ecologist with a focus on evaluating the effects of anthropogenic and natural disturbance on attributes of ecological complexity. She will assist with the field based portion of the study evaluating the effects of gap size on species composition and seedling and sapling recruitment. Tara has expressed interest in how the overall project’s results can help guide some of the future management decisions for the land managed by the Forest Service manages in the Appalachian Mountains. She has also agreed to serve as a mentor for Catherine and will provide insight on working in a non-academic position and within a government agency. Tara and I have served on a graduate student committee together and are co-authoring a publication with that student. Additionally, I have a current graduate student working on a research project on one of Tara’s research sites.</w:t>
      </w:r>
    </w:p>
    <w:p w14:paraId="60D505B0"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b/>
        </w:rPr>
        <w:t xml:space="preserve">Elizabeth (Liz) </w:t>
      </w:r>
      <w:proofErr w:type="spellStart"/>
      <w:r w:rsidRPr="00EE43B7">
        <w:rPr>
          <w:rFonts w:asciiTheme="minorHAnsi" w:hAnsiTheme="minorHAnsi" w:cstheme="minorHAnsi"/>
          <w:b/>
        </w:rPr>
        <w:t>Kalies</w:t>
      </w:r>
      <w:proofErr w:type="spellEnd"/>
      <w:r w:rsidRPr="00EE43B7">
        <w:rPr>
          <w:rFonts w:asciiTheme="minorHAnsi" w:hAnsiTheme="minorHAnsi" w:cstheme="minorHAnsi"/>
        </w:rPr>
        <w:t xml:space="preserve"> is the Director of Science with </w:t>
      </w:r>
      <w:r w:rsidRPr="00EE43B7">
        <w:rPr>
          <w:rFonts w:asciiTheme="minorHAnsi" w:hAnsiTheme="minorHAnsi" w:cstheme="minorHAnsi"/>
          <w:b/>
        </w:rPr>
        <w:t>The Nature Conservancy (TNC).</w:t>
      </w:r>
      <w:r w:rsidRPr="00EE43B7">
        <w:rPr>
          <w:rFonts w:asciiTheme="minorHAnsi" w:hAnsiTheme="minorHAnsi" w:cstheme="minorHAnsi"/>
        </w:rPr>
        <w:t xml:space="preserve"> Liz is an ecologist and creates the scientific vision for her agency through anticipating challenges, threats and opportunities. She also oversees field research and provides direction for future research. Liz currently has foresters on her team that are interested in Catherine’s proposed work and has projects that can add value to the research questions being addressed. Liz also expressed that there are collaborative groups like the Fire Learning Network (FLN) and others that would be interested in Catherine sharing her research findings. Liz serves in a position Catherine has expressed interest in shadowing and she has agreed to serve as a </w:t>
      </w:r>
      <w:r w:rsidRPr="00EE43B7">
        <w:rPr>
          <w:rFonts w:asciiTheme="minorHAnsi" w:hAnsiTheme="minorHAnsi" w:cstheme="minorHAnsi"/>
          <w:b/>
        </w:rPr>
        <w:t xml:space="preserve">mentor </w:t>
      </w:r>
      <w:r w:rsidRPr="00EE43B7">
        <w:rPr>
          <w:rFonts w:asciiTheme="minorHAnsi" w:hAnsiTheme="minorHAnsi" w:cstheme="minorHAnsi"/>
        </w:rPr>
        <w:t>for her. Liz is planning for a shadowing experience to occur on a monthly basis and as opportunities arise. Additionally, she will create and foster opportunities for Catherine to be exposed to the larger TNC network. Liz currently serves as one of the Career Partners for the National Needs Fellowship program I manage and we will co-advise a Fellow in Fall 2021 for a project focused on environmental justice and bringing minority landowners into a forest carbon program.</w:t>
      </w:r>
    </w:p>
    <w:p w14:paraId="538CF20C"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 xml:space="preserve">This “Dream Team” network of scientists that will assist with developing new scientific and professional skills for Catherine in addition to providing connections and opportunities that directly support her future career goals. She will gain perspectives from three different people that have experience working in non-academic positions (forest industry, government, and non-profit). The unique training environment here in North Carolina will allow Catherine to be involved in important research in a forest ecosystem in her area of interest while being directly mentored with scientists working in non-academic positions. </w:t>
      </w:r>
    </w:p>
    <w:p w14:paraId="54EE28B6"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Additionally, NCSU is well suited for Catherine’s work due to her having access to technologically advanced laboratories, greenhouses, and the phytotron which will be used for her research. North Carolina is a great location for her proposed research due to access/proximity to the southern Appalachian forest. We look forward to hosting Catherine and supporting her future career goals.</w:t>
      </w:r>
    </w:p>
    <w:p w14:paraId="4F9CBAFD" w14:textId="77777777" w:rsidR="00EE43B7" w:rsidRPr="00EE43B7" w:rsidRDefault="00EE43B7" w:rsidP="00EA742C">
      <w:pPr>
        <w:pStyle w:val="Default"/>
        <w:jc w:val="both"/>
        <w:rPr>
          <w:rFonts w:asciiTheme="minorHAnsi" w:hAnsiTheme="minorHAnsi" w:cstheme="minorHAnsi"/>
          <w:b/>
          <w:u w:val="single"/>
        </w:rPr>
      </w:pPr>
    </w:p>
    <w:p w14:paraId="027C5D78" w14:textId="0589B420" w:rsidR="00EE43B7" w:rsidRPr="004A2114" w:rsidRDefault="00EE43B7" w:rsidP="00EA742C">
      <w:pPr>
        <w:autoSpaceDE w:val="0"/>
        <w:autoSpaceDN w:val="0"/>
        <w:adjustRightInd w:val="0"/>
        <w:jc w:val="both"/>
        <w:rPr>
          <w:rFonts w:cs="Arial"/>
        </w:rPr>
      </w:pPr>
      <w:r w:rsidRPr="004A2114">
        <w:rPr>
          <w:rFonts w:cs="Arial"/>
        </w:rPr>
        <w:t>Sincerely,</w:t>
      </w:r>
    </w:p>
    <w:p w14:paraId="60988559" w14:textId="77777777" w:rsidR="00EE43B7" w:rsidRDefault="00EE43B7" w:rsidP="00EA742C">
      <w:pPr>
        <w:autoSpaceDE w:val="0"/>
        <w:autoSpaceDN w:val="0"/>
        <w:adjustRightInd w:val="0"/>
        <w:jc w:val="both"/>
        <w:rPr>
          <w:rFonts w:cs="Arial"/>
        </w:rPr>
      </w:pPr>
      <w:r w:rsidRPr="004A2114">
        <w:rPr>
          <w:rFonts w:cs="Arial"/>
          <w:noProof/>
        </w:rPr>
        <w:drawing>
          <wp:inline distT="0" distB="0" distL="0" distR="0" wp14:anchorId="4FB7D80F" wp14:editId="40949E63">
            <wp:extent cx="925033" cy="411876"/>
            <wp:effectExtent l="0" t="0" r="2540" b="0"/>
            <wp:docPr id="9" name="Picture 9" descr="C:\Users\zakiy\Dropbox\NCSU file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iy\Dropbox\NCSU files\sign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0804" cy="414445"/>
                    </a:xfrm>
                    <a:prstGeom prst="rect">
                      <a:avLst/>
                    </a:prstGeom>
                    <a:noFill/>
                    <a:ln>
                      <a:noFill/>
                    </a:ln>
                  </pic:spPr>
                </pic:pic>
              </a:graphicData>
            </a:graphic>
          </wp:inline>
        </w:drawing>
      </w:r>
    </w:p>
    <w:p w14:paraId="2B82B072" w14:textId="208D1CD9" w:rsidR="00EE43B7" w:rsidRPr="004A2114" w:rsidRDefault="00EE43B7" w:rsidP="00EA742C">
      <w:pPr>
        <w:autoSpaceDE w:val="0"/>
        <w:autoSpaceDN w:val="0"/>
        <w:adjustRightInd w:val="0"/>
        <w:jc w:val="both"/>
        <w:rPr>
          <w:rFonts w:cs="Arial"/>
        </w:rPr>
      </w:pPr>
      <w:proofErr w:type="spellStart"/>
      <w:r w:rsidRPr="004A2114">
        <w:rPr>
          <w:rFonts w:cs="Arial"/>
        </w:rPr>
        <w:t>Zakiya</w:t>
      </w:r>
      <w:proofErr w:type="spellEnd"/>
      <w:r w:rsidRPr="004A2114">
        <w:rPr>
          <w:rFonts w:cs="Arial"/>
        </w:rPr>
        <w:t xml:space="preserve"> Leggett, Ph.D., Assistant Professor</w:t>
      </w:r>
    </w:p>
    <w:p w14:paraId="155E13F2" w14:textId="77777777" w:rsidR="00EE43B7" w:rsidRPr="00027EC9" w:rsidRDefault="00EE43B7" w:rsidP="00582317">
      <w:pPr>
        <w:pStyle w:val="name"/>
        <w:spacing w:line="240" w:lineRule="auto"/>
        <w:rPr>
          <w:rFonts w:ascii="Garamond" w:hAnsi="Garamond" w:cs="Arial"/>
          <w:b w:val="0"/>
          <w:caps w:val="0"/>
          <w:sz w:val="28"/>
          <w:szCs w:val="28"/>
        </w:rPr>
      </w:pPr>
      <w:proofErr w:type="spellStart"/>
      <w:r w:rsidRPr="00027EC9">
        <w:rPr>
          <w:rFonts w:ascii="Garamond" w:hAnsi="Garamond" w:cs="Arial"/>
          <w:caps w:val="0"/>
          <w:sz w:val="28"/>
          <w:szCs w:val="28"/>
        </w:rPr>
        <w:lastRenderedPageBreak/>
        <w:t>Zakiya</w:t>
      </w:r>
      <w:proofErr w:type="spellEnd"/>
      <w:r w:rsidRPr="00027EC9">
        <w:rPr>
          <w:rFonts w:ascii="Garamond" w:hAnsi="Garamond" w:cs="Arial"/>
          <w:caps w:val="0"/>
          <w:sz w:val="28"/>
          <w:szCs w:val="28"/>
        </w:rPr>
        <w:t xml:space="preserve"> Holmes Leggett, Ph.D.</w:t>
      </w:r>
    </w:p>
    <w:p w14:paraId="552FD5EC" w14:textId="647D79B9" w:rsidR="00EE43B7" w:rsidRDefault="00EE43B7" w:rsidP="00582317">
      <w:pPr>
        <w:pStyle w:val="address"/>
        <w:tabs>
          <w:tab w:val="clear" w:pos="2016"/>
          <w:tab w:val="clear" w:pos="2160"/>
          <w:tab w:val="left" w:pos="1140"/>
          <w:tab w:val="center" w:pos="5400"/>
        </w:tabs>
        <w:spacing w:line="240" w:lineRule="auto"/>
        <w:jc w:val="center"/>
        <w:rPr>
          <w:rFonts w:ascii="Garamond" w:hAnsi="Garamond" w:cs="Arial"/>
          <w:sz w:val="24"/>
          <w:szCs w:val="24"/>
        </w:rPr>
      </w:pPr>
      <w:hyperlink r:id="rId19" w:history="1">
        <w:r w:rsidRPr="006947A5">
          <w:rPr>
            <w:rStyle w:val="Hyperlink"/>
            <w:rFonts w:ascii="Garamond" w:hAnsi="Garamond" w:cs="Arial"/>
            <w:sz w:val="24"/>
            <w:szCs w:val="24"/>
          </w:rPr>
          <w:t>zakiya_leggett@ncsu.edu</w:t>
        </w:r>
      </w:hyperlink>
    </w:p>
    <w:p w14:paraId="272EA29E" w14:textId="77777777" w:rsidR="00EE43B7" w:rsidRPr="00027EC9" w:rsidRDefault="00EE43B7" w:rsidP="00582317">
      <w:pPr>
        <w:pStyle w:val="address"/>
        <w:tabs>
          <w:tab w:val="clear" w:pos="2016"/>
          <w:tab w:val="clear" w:pos="2160"/>
        </w:tabs>
        <w:spacing w:line="240" w:lineRule="auto"/>
        <w:jc w:val="center"/>
        <w:rPr>
          <w:rFonts w:ascii="Garamond" w:hAnsi="Garamond" w:cs="Arial"/>
          <w:sz w:val="14"/>
          <w:szCs w:val="14"/>
        </w:rPr>
      </w:pPr>
    </w:p>
    <w:p w14:paraId="43213FBF" w14:textId="77777777" w:rsidR="00EE43B7" w:rsidRPr="00E6660D" w:rsidRDefault="00EE43B7" w:rsidP="00EA742C">
      <w:pPr>
        <w:pStyle w:val="address"/>
        <w:tabs>
          <w:tab w:val="clear" w:pos="2016"/>
          <w:tab w:val="clear" w:pos="2160"/>
        </w:tabs>
        <w:spacing w:line="240" w:lineRule="auto"/>
        <w:jc w:val="both"/>
        <w:rPr>
          <w:rFonts w:ascii="Garamond" w:hAnsi="Garamond" w:cs="Arial"/>
          <w:b/>
          <w:sz w:val="28"/>
          <w:szCs w:val="28"/>
        </w:rPr>
      </w:pPr>
      <w:r w:rsidRPr="00E6660D">
        <w:rPr>
          <w:rFonts w:ascii="Garamond" w:hAnsi="Garamond" w:cs="Arial"/>
          <w:b/>
          <w:sz w:val="28"/>
          <w:szCs w:val="28"/>
        </w:rPr>
        <w:t xml:space="preserve">Professional Summary: </w:t>
      </w:r>
    </w:p>
    <w:p w14:paraId="6D974CA3" w14:textId="77777777" w:rsidR="00EE43B7" w:rsidRDefault="00EE43B7" w:rsidP="00EA742C">
      <w:pPr>
        <w:pStyle w:val="address"/>
        <w:numPr>
          <w:ilvl w:val="0"/>
          <w:numId w:val="15"/>
        </w:numPr>
        <w:tabs>
          <w:tab w:val="clear" w:pos="2016"/>
          <w:tab w:val="clear" w:pos="2160"/>
          <w:tab w:val="clear" w:pos="6912"/>
          <w:tab w:val="left" w:pos="720"/>
        </w:tabs>
        <w:spacing w:line="240" w:lineRule="auto"/>
        <w:ind w:left="720"/>
        <w:jc w:val="both"/>
        <w:rPr>
          <w:rFonts w:ascii="Garamond" w:hAnsi="Garamond" w:cs="Arial"/>
          <w:sz w:val="24"/>
          <w:szCs w:val="24"/>
        </w:rPr>
      </w:pPr>
      <w:r>
        <w:rPr>
          <w:rFonts w:ascii="Garamond" w:hAnsi="Garamond" w:cs="Arial"/>
          <w:sz w:val="24"/>
          <w:szCs w:val="24"/>
        </w:rPr>
        <w:t xml:space="preserve">Research scientist with over 20 </w:t>
      </w:r>
      <w:r w:rsidRPr="00EF7B7A">
        <w:rPr>
          <w:rFonts w:ascii="Garamond" w:hAnsi="Garamond" w:cs="Arial"/>
          <w:sz w:val="24"/>
          <w:szCs w:val="24"/>
        </w:rPr>
        <w:t xml:space="preserve">years of research and leadership </w:t>
      </w:r>
      <w:r>
        <w:rPr>
          <w:rFonts w:ascii="Garamond" w:hAnsi="Garamond" w:cs="Arial"/>
          <w:sz w:val="24"/>
          <w:szCs w:val="24"/>
        </w:rPr>
        <w:t xml:space="preserve">experience </w:t>
      </w:r>
    </w:p>
    <w:p w14:paraId="606409A4" w14:textId="77777777" w:rsidR="00EE43B7" w:rsidRPr="00EF7B7A" w:rsidRDefault="00EE43B7" w:rsidP="00EA742C">
      <w:pPr>
        <w:pStyle w:val="address"/>
        <w:numPr>
          <w:ilvl w:val="0"/>
          <w:numId w:val="15"/>
        </w:numPr>
        <w:tabs>
          <w:tab w:val="clear" w:pos="2016"/>
          <w:tab w:val="clear" w:pos="2160"/>
          <w:tab w:val="clear" w:pos="6912"/>
          <w:tab w:val="left" w:pos="720"/>
        </w:tabs>
        <w:spacing w:line="240" w:lineRule="auto"/>
        <w:ind w:left="720"/>
        <w:jc w:val="both"/>
        <w:rPr>
          <w:rFonts w:ascii="Garamond" w:hAnsi="Garamond" w:cs="Arial"/>
          <w:sz w:val="24"/>
          <w:szCs w:val="24"/>
        </w:rPr>
      </w:pPr>
      <w:r w:rsidRPr="00EF7B7A">
        <w:rPr>
          <w:rFonts w:ascii="Garamond" w:hAnsi="Garamond" w:cs="Arial"/>
          <w:sz w:val="24"/>
          <w:szCs w:val="24"/>
        </w:rPr>
        <w:t xml:space="preserve">Recognized both in academia and industry for research in </w:t>
      </w:r>
      <w:r>
        <w:rPr>
          <w:rFonts w:ascii="Garamond" w:hAnsi="Garamond" w:cs="Arial"/>
          <w:sz w:val="24"/>
          <w:szCs w:val="24"/>
        </w:rPr>
        <w:t>environmental science, forestry, sustainability, ecology, and natural resources</w:t>
      </w:r>
      <w:r w:rsidRPr="00EF7B7A">
        <w:rPr>
          <w:rFonts w:ascii="Garamond" w:hAnsi="Garamond" w:cs="Arial"/>
          <w:sz w:val="24"/>
          <w:szCs w:val="24"/>
        </w:rPr>
        <w:t xml:space="preserve"> </w:t>
      </w:r>
    </w:p>
    <w:p w14:paraId="78D2BF4D" w14:textId="77777777" w:rsidR="00EE43B7" w:rsidRDefault="00EE43B7" w:rsidP="00EA742C">
      <w:pPr>
        <w:pStyle w:val="address"/>
        <w:numPr>
          <w:ilvl w:val="0"/>
          <w:numId w:val="15"/>
        </w:numPr>
        <w:tabs>
          <w:tab w:val="clear" w:pos="2016"/>
          <w:tab w:val="clear" w:pos="2160"/>
          <w:tab w:val="clear" w:pos="6912"/>
          <w:tab w:val="left" w:pos="720"/>
        </w:tabs>
        <w:spacing w:line="240" w:lineRule="auto"/>
        <w:ind w:left="720"/>
        <w:jc w:val="both"/>
        <w:rPr>
          <w:rFonts w:ascii="Garamond" w:hAnsi="Garamond" w:cs="Arial"/>
          <w:sz w:val="24"/>
          <w:szCs w:val="24"/>
        </w:rPr>
      </w:pPr>
      <w:r>
        <w:rPr>
          <w:rFonts w:ascii="Garamond" w:hAnsi="Garamond" w:cs="Arial"/>
          <w:sz w:val="24"/>
          <w:szCs w:val="24"/>
        </w:rPr>
        <w:t>Served as project manager and lead scientist managing several multidisciplinary research platforms with 20 different national universities and institutions</w:t>
      </w:r>
    </w:p>
    <w:p w14:paraId="4801EE4C" w14:textId="77777777" w:rsidR="00EE43B7" w:rsidRDefault="00EE43B7" w:rsidP="00EA742C">
      <w:pPr>
        <w:pStyle w:val="address"/>
        <w:numPr>
          <w:ilvl w:val="0"/>
          <w:numId w:val="15"/>
        </w:numPr>
        <w:tabs>
          <w:tab w:val="clear" w:pos="2016"/>
          <w:tab w:val="clear" w:pos="2160"/>
          <w:tab w:val="clear" w:pos="6912"/>
          <w:tab w:val="left" w:pos="720"/>
        </w:tabs>
        <w:spacing w:line="240" w:lineRule="auto"/>
        <w:ind w:left="720"/>
        <w:jc w:val="both"/>
        <w:rPr>
          <w:rFonts w:ascii="Garamond" w:hAnsi="Garamond" w:cs="Arial"/>
          <w:sz w:val="24"/>
          <w:szCs w:val="24"/>
        </w:rPr>
      </w:pPr>
      <w:r w:rsidRPr="00C8433E">
        <w:rPr>
          <w:rFonts w:ascii="Garamond" w:hAnsi="Garamond" w:cs="Arial"/>
          <w:sz w:val="24"/>
          <w:szCs w:val="24"/>
        </w:rPr>
        <w:t>Proven leader with strong oral and written communication skills</w:t>
      </w:r>
      <w:r>
        <w:rPr>
          <w:rFonts w:ascii="Garamond" w:hAnsi="Garamond" w:cs="Arial"/>
          <w:sz w:val="24"/>
          <w:szCs w:val="24"/>
        </w:rPr>
        <w:t xml:space="preserve"> (invited keynote speaker, lecturer and p</w:t>
      </w:r>
      <w:r w:rsidRPr="00C8433E">
        <w:rPr>
          <w:rFonts w:ascii="Garamond" w:hAnsi="Garamond" w:cs="Arial"/>
          <w:sz w:val="24"/>
          <w:szCs w:val="24"/>
        </w:rPr>
        <w:t>ublished author in numerous scientific and technical journals</w:t>
      </w:r>
      <w:r>
        <w:rPr>
          <w:rFonts w:ascii="Garamond" w:hAnsi="Garamond" w:cs="Arial"/>
          <w:sz w:val="24"/>
          <w:szCs w:val="24"/>
        </w:rPr>
        <w:t>)</w:t>
      </w:r>
      <w:r w:rsidRPr="00C8433E">
        <w:rPr>
          <w:rFonts w:ascii="Garamond" w:hAnsi="Garamond" w:cs="Arial"/>
          <w:sz w:val="24"/>
          <w:szCs w:val="24"/>
        </w:rPr>
        <w:t xml:space="preserve"> </w:t>
      </w:r>
    </w:p>
    <w:p w14:paraId="0D1FC73C" w14:textId="77777777" w:rsidR="00EE43B7" w:rsidRDefault="00EE43B7" w:rsidP="00EA742C">
      <w:pPr>
        <w:pStyle w:val="address"/>
        <w:numPr>
          <w:ilvl w:val="0"/>
          <w:numId w:val="15"/>
        </w:numPr>
        <w:tabs>
          <w:tab w:val="clear" w:pos="2016"/>
          <w:tab w:val="clear" w:pos="2160"/>
          <w:tab w:val="clear" w:pos="6912"/>
          <w:tab w:val="left" w:pos="720"/>
        </w:tabs>
        <w:spacing w:line="240" w:lineRule="auto"/>
        <w:ind w:left="720"/>
        <w:jc w:val="both"/>
        <w:rPr>
          <w:rFonts w:ascii="Garamond" w:hAnsi="Garamond" w:cs="Arial"/>
          <w:sz w:val="24"/>
          <w:szCs w:val="24"/>
        </w:rPr>
      </w:pPr>
      <w:r>
        <w:rPr>
          <w:rFonts w:ascii="Garamond" w:hAnsi="Garamond" w:cs="Arial"/>
          <w:sz w:val="24"/>
          <w:szCs w:val="24"/>
        </w:rPr>
        <w:t>Passionate advocate for diversity and inclusion in environmental science, forestry, natural resources and ecology</w:t>
      </w:r>
    </w:p>
    <w:p w14:paraId="172AF24F" w14:textId="77777777" w:rsidR="00EE43B7" w:rsidRDefault="00EE43B7" w:rsidP="00EA742C">
      <w:pPr>
        <w:pStyle w:val="address"/>
        <w:tabs>
          <w:tab w:val="clear" w:pos="2016"/>
          <w:tab w:val="clear" w:pos="2160"/>
          <w:tab w:val="clear" w:pos="6912"/>
          <w:tab w:val="left" w:pos="720"/>
        </w:tabs>
        <w:spacing w:line="240" w:lineRule="auto"/>
        <w:jc w:val="both"/>
        <w:rPr>
          <w:rFonts w:ascii="Garamond" w:hAnsi="Garamond" w:cs="Arial"/>
          <w:sz w:val="24"/>
          <w:szCs w:val="24"/>
        </w:rPr>
      </w:pPr>
    </w:p>
    <w:p w14:paraId="659E8C4D" w14:textId="77777777" w:rsidR="00EE43B7" w:rsidRPr="00940CA9" w:rsidRDefault="00EE43B7" w:rsidP="00EA742C">
      <w:pPr>
        <w:pStyle w:val="ed1heading"/>
        <w:spacing w:line="240" w:lineRule="auto"/>
        <w:jc w:val="both"/>
        <w:rPr>
          <w:rFonts w:ascii="Garamond" w:hAnsi="Garamond" w:cs="Arial"/>
          <w:sz w:val="28"/>
          <w:szCs w:val="28"/>
        </w:rPr>
      </w:pPr>
      <w:r w:rsidRPr="00940CA9">
        <w:rPr>
          <w:rFonts w:ascii="Garamond" w:hAnsi="Garamond" w:cs="Arial"/>
          <w:b/>
          <w:sz w:val="28"/>
          <w:szCs w:val="28"/>
        </w:rPr>
        <w:t>EDUCATION</w:t>
      </w:r>
      <w:r w:rsidRPr="00940CA9">
        <w:rPr>
          <w:rFonts w:ascii="Garamond" w:hAnsi="Garamond" w:cs="Arial"/>
          <w:sz w:val="28"/>
          <w:szCs w:val="28"/>
        </w:rPr>
        <w:tab/>
      </w:r>
    </w:p>
    <w:p w14:paraId="0E794A61" w14:textId="77777777" w:rsidR="00EE43B7" w:rsidRPr="0072174C" w:rsidRDefault="00EE43B7" w:rsidP="00EA742C">
      <w:pPr>
        <w:pStyle w:val="ed1heading"/>
        <w:spacing w:line="240" w:lineRule="auto"/>
        <w:jc w:val="both"/>
        <w:rPr>
          <w:rFonts w:ascii="Garamond" w:hAnsi="Garamond" w:cs="Arial"/>
          <w:b/>
          <w:caps/>
          <w:sz w:val="24"/>
        </w:rPr>
      </w:pPr>
      <w:r w:rsidRPr="0072174C">
        <w:rPr>
          <w:rFonts w:ascii="Garamond" w:hAnsi="Garamond" w:cs="Arial"/>
          <w:b/>
          <w:caps/>
          <w:sz w:val="24"/>
        </w:rPr>
        <w:t>Doctor Of PhILOSOPHY in Forestry</w:t>
      </w:r>
    </w:p>
    <w:p w14:paraId="5E272DFF" w14:textId="77777777" w:rsidR="00EE43B7" w:rsidRDefault="00EE43B7" w:rsidP="00EA742C">
      <w:pPr>
        <w:pStyle w:val="ed1heading"/>
        <w:spacing w:line="240" w:lineRule="auto"/>
        <w:jc w:val="both"/>
        <w:rPr>
          <w:rFonts w:ascii="Garamond" w:hAnsi="Garamond" w:cs="Arial"/>
          <w:b/>
          <w:sz w:val="24"/>
          <w:szCs w:val="24"/>
        </w:rPr>
      </w:pPr>
      <w:r w:rsidRPr="005F6D54">
        <w:rPr>
          <w:rFonts w:ascii="Garamond" w:hAnsi="Garamond" w:cs="Arial"/>
          <w:sz w:val="24"/>
          <w:szCs w:val="24"/>
        </w:rPr>
        <w:t>College of Natural Resources (CNR),</w:t>
      </w:r>
      <w:r w:rsidRPr="005F6D54">
        <w:rPr>
          <w:rFonts w:ascii="Garamond" w:hAnsi="Garamond" w:cs="Arial"/>
          <w:b/>
          <w:sz w:val="24"/>
          <w:szCs w:val="24"/>
        </w:rPr>
        <w:t xml:space="preserve"> North Carolina State University</w:t>
      </w:r>
      <w:r>
        <w:rPr>
          <w:rFonts w:ascii="Garamond" w:hAnsi="Garamond" w:cs="Arial"/>
          <w:b/>
          <w:sz w:val="24"/>
          <w:szCs w:val="24"/>
        </w:rPr>
        <w:t>, Raleigh, NC</w:t>
      </w:r>
    </w:p>
    <w:p w14:paraId="201C89C6" w14:textId="77777777" w:rsidR="00EE43B7" w:rsidRPr="00D361EB" w:rsidRDefault="00EE43B7" w:rsidP="00EA742C">
      <w:pPr>
        <w:pStyle w:val="ed1heading"/>
        <w:spacing w:line="240" w:lineRule="auto"/>
        <w:jc w:val="both"/>
        <w:rPr>
          <w:rFonts w:ascii="Garamond" w:hAnsi="Garamond" w:cs="Arial"/>
          <w:sz w:val="16"/>
          <w:szCs w:val="16"/>
        </w:rPr>
      </w:pPr>
    </w:p>
    <w:p w14:paraId="01DE2742" w14:textId="77777777" w:rsidR="00EE43B7" w:rsidRPr="0072174C" w:rsidRDefault="00EE43B7" w:rsidP="00EA742C">
      <w:pPr>
        <w:pStyle w:val="ed1heading"/>
        <w:spacing w:line="240" w:lineRule="auto"/>
        <w:jc w:val="both"/>
        <w:rPr>
          <w:rFonts w:ascii="Garamond" w:hAnsi="Garamond" w:cs="Arial"/>
          <w:sz w:val="24"/>
          <w:szCs w:val="24"/>
        </w:rPr>
      </w:pPr>
      <w:r w:rsidRPr="0072174C">
        <w:rPr>
          <w:rFonts w:ascii="Garamond" w:hAnsi="Garamond" w:cs="Arial"/>
          <w:b/>
          <w:sz w:val="24"/>
          <w:szCs w:val="24"/>
        </w:rPr>
        <w:t>MASTER OF FORESTRY</w:t>
      </w:r>
    </w:p>
    <w:p w14:paraId="4294B68A" w14:textId="77777777" w:rsidR="00EE43B7" w:rsidRPr="005F6D54" w:rsidRDefault="00EE43B7" w:rsidP="00EA742C">
      <w:pPr>
        <w:pStyle w:val="ed1heading"/>
        <w:spacing w:line="240" w:lineRule="auto"/>
        <w:jc w:val="both"/>
        <w:rPr>
          <w:rFonts w:ascii="Garamond" w:hAnsi="Garamond" w:cs="Arial"/>
          <w:sz w:val="24"/>
          <w:szCs w:val="24"/>
        </w:rPr>
      </w:pPr>
      <w:r w:rsidRPr="005F6D54">
        <w:rPr>
          <w:rFonts w:ascii="Garamond" w:hAnsi="Garamond" w:cs="Arial"/>
          <w:sz w:val="24"/>
          <w:szCs w:val="24"/>
        </w:rPr>
        <w:t xml:space="preserve">Nicholas School of the Environment (NSOE), </w:t>
      </w:r>
      <w:r w:rsidRPr="005F6D54">
        <w:rPr>
          <w:rFonts w:ascii="Garamond" w:hAnsi="Garamond" w:cs="Arial"/>
          <w:b/>
          <w:sz w:val="24"/>
          <w:szCs w:val="24"/>
        </w:rPr>
        <w:t>Duke University</w:t>
      </w:r>
      <w:r>
        <w:rPr>
          <w:rFonts w:ascii="Garamond" w:hAnsi="Garamond" w:cs="Arial"/>
          <w:b/>
          <w:sz w:val="24"/>
          <w:szCs w:val="24"/>
        </w:rPr>
        <w:t>, Durham, NC</w:t>
      </w:r>
    </w:p>
    <w:p w14:paraId="5E2BA260" w14:textId="77777777" w:rsidR="00EE43B7" w:rsidRPr="00D361EB" w:rsidRDefault="00EE43B7" w:rsidP="00EA742C">
      <w:pPr>
        <w:pStyle w:val="ed1heading"/>
        <w:spacing w:line="240" w:lineRule="auto"/>
        <w:jc w:val="both"/>
        <w:rPr>
          <w:rFonts w:ascii="Garamond" w:hAnsi="Garamond" w:cs="Arial"/>
          <w:b/>
          <w:sz w:val="16"/>
          <w:szCs w:val="16"/>
        </w:rPr>
      </w:pPr>
    </w:p>
    <w:p w14:paraId="4B013057" w14:textId="77777777" w:rsidR="00EE43B7" w:rsidRPr="0072174C" w:rsidRDefault="00EE43B7" w:rsidP="00EA742C">
      <w:pPr>
        <w:pStyle w:val="ed1heading"/>
        <w:spacing w:line="240" w:lineRule="auto"/>
        <w:jc w:val="both"/>
        <w:rPr>
          <w:rFonts w:ascii="Garamond" w:hAnsi="Garamond" w:cs="Arial"/>
          <w:sz w:val="24"/>
          <w:szCs w:val="24"/>
        </w:rPr>
      </w:pPr>
      <w:r w:rsidRPr="0072174C">
        <w:rPr>
          <w:rFonts w:ascii="Garamond" w:hAnsi="Garamond" w:cs="Arial"/>
          <w:b/>
          <w:sz w:val="24"/>
          <w:szCs w:val="24"/>
        </w:rPr>
        <w:t>BACHELOR OF SCIENCE,</w:t>
      </w:r>
      <w:r w:rsidRPr="0072174C">
        <w:rPr>
          <w:rFonts w:ascii="Garamond" w:hAnsi="Garamond" w:cs="Arial"/>
          <w:sz w:val="24"/>
          <w:szCs w:val="24"/>
        </w:rPr>
        <w:t xml:space="preserve"> </w:t>
      </w:r>
      <w:r w:rsidRPr="009F683F">
        <w:rPr>
          <w:rFonts w:ascii="Garamond" w:hAnsi="Garamond" w:cs="Arial"/>
          <w:b/>
          <w:i/>
          <w:sz w:val="24"/>
          <w:szCs w:val="24"/>
        </w:rPr>
        <w:t>summa cum laude</w:t>
      </w:r>
    </w:p>
    <w:p w14:paraId="7EC3C997" w14:textId="77777777" w:rsidR="00EE43B7" w:rsidRDefault="00EE43B7" w:rsidP="00EA742C">
      <w:pPr>
        <w:pStyle w:val="ed1heading"/>
        <w:spacing w:line="240" w:lineRule="auto"/>
        <w:jc w:val="both"/>
        <w:rPr>
          <w:rFonts w:ascii="Garamond" w:hAnsi="Garamond" w:cs="Arial"/>
          <w:b/>
          <w:sz w:val="24"/>
          <w:szCs w:val="24"/>
        </w:rPr>
      </w:pPr>
      <w:r w:rsidRPr="005F6D54">
        <w:rPr>
          <w:rFonts w:ascii="Garamond" w:hAnsi="Garamond" w:cs="Arial"/>
          <w:sz w:val="24"/>
          <w:szCs w:val="24"/>
        </w:rPr>
        <w:t xml:space="preserve">College of Agricultural, Environmental and Natural Sciences </w:t>
      </w:r>
      <w:r w:rsidRPr="005F6D54">
        <w:rPr>
          <w:rFonts w:ascii="Garamond" w:hAnsi="Garamond" w:cs="Arial"/>
          <w:sz w:val="22"/>
          <w:szCs w:val="22"/>
        </w:rPr>
        <w:t>(CAENS),</w:t>
      </w:r>
      <w:r w:rsidRPr="005F6D54">
        <w:rPr>
          <w:rFonts w:ascii="Garamond" w:hAnsi="Garamond" w:cs="Arial"/>
          <w:b/>
          <w:sz w:val="24"/>
          <w:szCs w:val="24"/>
        </w:rPr>
        <w:t xml:space="preserve"> </w:t>
      </w:r>
    </w:p>
    <w:p w14:paraId="07A84FED" w14:textId="65F4E360" w:rsidR="00EE43B7" w:rsidRPr="005F6D54" w:rsidRDefault="00EE43B7" w:rsidP="00EA742C">
      <w:pPr>
        <w:pStyle w:val="ed1heading"/>
        <w:spacing w:line="240" w:lineRule="auto"/>
        <w:jc w:val="both"/>
        <w:rPr>
          <w:rFonts w:ascii="Garamond" w:hAnsi="Garamond" w:cs="Arial"/>
          <w:b/>
          <w:sz w:val="24"/>
          <w:szCs w:val="24"/>
        </w:rPr>
      </w:pPr>
      <w:r w:rsidRPr="005F6D54">
        <w:rPr>
          <w:rFonts w:ascii="Garamond" w:hAnsi="Garamond" w:cs="Arial"/>
          <w:b/>
          <w:sz w:val="24"/>
          <w:szCs w:val="24"/>
        </w:rPr>
        <w:t>Tuskegee University</w:t>
      </w:r>
      <w:r>
        <w:rPr>
          <w:rFonts w:ascii="Garamond" w:hAnsi="Garamond" w:cs="Arial"/>
          <w:b/>
          <w:sz w:val="24"/>
          <w:szCs w:val="24"/>
        </w:rPr>
        <w:t>, Tuskegee, AL</w:t>
      </w:r>
    </w:p>
    <w:p w14:paraId="5F0EF42A" w14:textId="77777777" w:rsidR="00EE43B7" w:rsidRDefault="00EE43B7" w:rsidP="00EA742C">
      <w:pPr>
        <w:pStyle w:val="address"/>
        <w:tabs>
          <w:tab w:val="clear" w:pos="2016"/>
          <w:tab w:val="clear" w:pos="2160"/>
        </w:tabs>
        <w:spacing w:line="240" w:lineRule="auto"/>
        <w:jc w:val="both"/>
        <w:rPr>
          <w:rFonts w:ascii="Garamond" w:hAnsi="Garamond" w:cs="Arial"/>
        </w:rPr>
      </w:pPr>
    </w:p>
    <w:p w14:paraId="5BB9CA85" w14:textId="77777777" w:rsidR="00EE43B7" w:rsidRDefault="00EE43B7" w:rsidP="00EA742C">
      <w:pPr>
        <w:pStyle w:val="ed1heading"/>
        <w:spacing w:line="240" w:lineRule="auto"/>
        <w:jc w:val="both"/>
        <w:rPr>
          <w:rFonts w:ascii="Garamond" w:hAnsi="Garamond" w:cs="Arial"/>
          <w:sz w:val="28"/>
          <w:szCs w:val="28"/>
        </w:rPr>
      </w:pPr>
      <w:r>
        <w:rPr>
          <w:rFonts w:ascii="Garamond" w:hAnsi="Garamond" w:cs="Arial"/>
          <w:b/>
          <w:sz w:val="28"/>
          <w:szCs w:val="28"/>
        </w:rPr>
        <w:t xml:space="preserve">PROFESSIONAL </w:t>
      </w:r>
      <w:r w:rsidRPr="00EE0EC7">
        <w:rPr>
          <w:rFonts w:ascii="Garamond" w:hAnsi="Garamond" w:cs="Arial"/>
          <w:b/>
          <w:sz w:val="28"/>
          <w:szCs w:val="28"/>
        </w:rPr>
        <w:t>EXPERIENCE</w:t>
      </w:r>
      <w:r w:rsidRPr="00EE0EC7">
        <w:rPr>
          <w:rFonts w:ascii="Garamond" w:hAnsi="Garamond" w:cs="Arial"/>
          <w:sz w:val="28"/>
          <w:szCs w:val="28"/>
        </w:rPr>
        <w:tab/>
      </w:r>
    </w:p>
    <w:p w14:paraId="019B334D" w14:textId="38395E56" w:rsidR="00EE43B7" w:rsidRDefault="00EE43B7" w:rsidP="00EA742C">
      <w:pPr>
        <w:pStyle w:val="ed1heading"/>
        <w:spacing w:line="240" w:lineRule="auto"/>
        <w:jc w:val="both"/>
        <w:rPr>
          <w:rFonts w:ascii="Garamond" w:hAnsi="Garamond" w:cs="Arial"/>
          <w:sz w:val="28"/>
          <w:szCs w:val="28"/>
        </w:rPr>
      </w:pPr>
      <w:r w:rsidRPr="00224AAE">
        <w:rPr>
          <w:rFonts w:ascii="Garamond" w:hAnsi="Garamond" w:cs="Arial"/>
          <w:b/>
          <w:sz w:val="24"/>
          <w:szCs w:val="24"/>
        </w:rPr>
        <w:t>Assistant Professor,</w:t>
      </w:r>
      <w:r w:rsidRPr="00224AAE">
        <w:rPr>
          <w:rFonts w:ascii="Garamond" w:hAnsi="Garamond" w:cs="Arial"/>
          <w:sz w:val="24"/>
          <w:szCs w:val="24"/>
        </w:rPr>
        <w:t xml:space="preserve"> North Carolina State University, Raleigh, NC</w:t>
      </w:r>
      <w:r>
        <w:rPr>
          <w:rFonts w:ascii="Garamond" w:hAnsi="Garamond" w:cs="Arial"/>
          <w:sz w:val="24"/>
          <w:szCs w:val="24"/>
        </w:rPr>
        <w:t xml:space="preserve">         </w:t>
      </w:r>
      <w:r>
        <w:rPr>
          <w:rFonts w:ascii="Garamond" w:hAnsi="Garamond" w:cs="Arial"/>
          <w:b/>
          <w:sz w:val="24"/>
          <w:szCs w:val="24"/>
        </w:rPr>
        <w:t>December 2016</w:t>
      </w:r>
      <w:r w:rsidRPr="00224AAE">
        <w:rPr>
          <w:rFonts w:ascii="Garamond" w:hAnsi="Garamond" w:cs="Arial"/>
          <w:b/>
          <w:sz w:val="24"/>
          <w:szCs w:val="24"/>
        </w:rPr>
        <w:t xml:space="preserve"> – </w:t>
      </w:r>
      <w:r>
        <w:rPr>
          <w:rFonts w:ascii="Garamond" w:hAnsi="Garamond" w:cs="Arial"/>
          <w:b/>
          <w:sz w:val="24"/>
          <w:szCs w:val="24"/>
        </w:rPr>
        <w:t>Present</w:t>
      </w:r>
    </w:p>
    <w:p w14:paraId="3A0BC26D" w14:textId="77777777" w:rsidR="00EE43B7" w:rsidRDefault="00EE43B7" w:rsidP="00EA742C">
      <w:pPr>
        <w:pStyle w:val="ed1heading"/>
        <w:spacing w:line="240" w:lineRule="auto"/>
        <w:jc w:val="both"/>
        <w:rPr>
          <w:rFonts w:ascii="Garamond" w:hAnsi="Garamond" w:cs="Arial"/>
          <w:sz w:val="24"/>
          <w:szCs w:val="24"/>
        </w:rPr>
      </w:pPr>
      <w:r>
        <w:rPr>
          <w:rFonts w:ascii="Garamond" w:hAnsi="Garamond" w:cs="Arial"/>
          <w:sz w:val="24"/>
          <w:szCs w:val="24"/>
        </w:rPr>
        <w:t>Raleigh, NC</w:t>
      </w:r>
    </w:p>
    <w:p w14:paraId="702EA4F1" w14:textId="77777777" w:rsidR="00EE43B7" w:rsidRPr="00D145E1" w:rsidRDefault="00EE43B7" w:rsidP="00EA742C">
      <w:pPr>
        <w:numPr>
          <w:ilvl w:val="0"/>
          <w:numId w:val="14"/>
        </w:numPr>
        <w:jc w:val="both"/>
        <w:rPr>
          <w:rFonts w:ascii="Garamond" w:hAnsi="Garamond"/>
        </w:rPr>
      </w:pPr>
      <w:r>
        <w:rPr>
          <w:rFonts w:ascii="Garamond" w:hAnsi="Garamond"/>
        </w:rPr>
        <w:t xml:space="preserve">Teaching Introduction to Environmental Science (ES 100) and Forest Soils (FOR 472) </w:t>
      </w:r>
    </w:p>
    <w:p w14:paraId="487A9295" w14:textId="77777777" w:rsidR="00EE43B7" w:rsidRDefault="00EE43B7" w:rsidP="00EA742C">
      <w:pPr>
        <w:numPr>
          <w:ilvl w:val="0"/>
          <w:numId w:val="14"/>
        </w:numPr>
        <w:jc w:val="both"/>
        <w:rPr>
          <w:rFonts w:ascii="Garamond" w:hAnsi="Garamond"/>
        </w:rPr>
      </w:pPr>
      <w:r>
        <w:rPr>
          <w:rFonts w:ascii="Garamond" w:hAnsi="Garamond"/>
        </w:rPr>
        <w:t>Campus director for Doris Duke Conservation Scholars Program (DDCSP) for undergraduate researchers interested in conservation biology and diversity and inclusion</w:t>
      </w:r>
    </w:p>
    <w:p w14:paraId="215640A9" w14:textId="77777777" w:rsidR="00EE43B7" w:rsidRDefault="00EE43B7" w:rsidP="00EA742C">
      <w:pPr>
        <w:numPr>
          <w:ilvl w:val="0"/>
          <w:numId w:val="14"/>
        </w:numPr>
        <w:jc w:val="both"/>
        <w:rPr>
          <w:rFonts w:ascii="Garamond" w:hAnsi="Garamond"/>
        </w:rPr>
      </w:pPr>
      <w:r>
        <w:rPr>
          <w:rFonts w:ascii="Garamond" w:hAnsi="Garamond"/>
        </w:rPr>
        <w:t xml:space="preserve">Program coordinator for Scholars for Conservation Leadership Program (SCLP) - </w:t>
      </w:r>
      <w:r w:rsidRPr="0012162C">
        <w:rPr>
          <w:rFonts w:ascii="Garamond" w:hAnsi="Garamond"/>
        </w:rPr>
        <w:t xml:space="preserve">a career and leadership development program that aims to expand opportunities for </w:t>
      </w:r>
      <w:r>
        <w:rPr>
          <w:rFonts w:ascii="Garamond" w:hAnsi="Garamond"/>
        </w:rPr>
        <w:t xml:space="preserve">BIPOC </w:t>
      </w:r>
      <w:r w:rsidRPr="0012162C">
        <w:rPr>
          <w:rFonts w:ascii="Garamond" w:hAnsi="Garamond"/>
        </w:rPr>
        <w:t>in the land conservation field</w:t>
      </w:r>
    </w:p>
    <w:p w14:paraId="04FB67C5" w14:textId="77777777" w:rsidR="00EE43B7" w:rsidRPr="00800D4B" w:rsidRDefault="00EE43B7" w:rsidP="00EA742C">
      <w:pPr>
        <w:numPr>
          <w:ilvl w:val="0"/>
          <w:numId w:val="14"/>
        </w:numPr>
        <w:jc w:val="both"/>
        <w:rPr>
          <w:rFonts w:ascii="Garamond" w:hAnsi="Garamond" w:cs="Arial"/>
          <w:sz w:val="28"/>
          <w:szCs w:val="28"/>
        </w:rPr>
      </w:pPr>
      <w:r w:rsidRPr="00800D4B">
        <w:rPr>
          <w:rFonts w:ascii="Garamond" w:hAnsi="Garamond"/>
        </w:rPr>
        <w:t xml:space="preserve">Principal investigator/team lead for National Needs Fellows (NNF) Program </w:t>
      </w:r>
      <w:r>
        <w:rPr>
          <w:rFonts w:ascii="Garamond" w:hAnsi="Garamond"/>
        </w:rPr>
        <w:t xml:space="preserve">which is </w:t>
      </w:r>
      <w:r w:rsidRPr="00800D4B">
        <w:rPr>
          <w:rFonts w:ascii="Garamond" w:hAnsi="Garamond"/>
        </w:rPr>
        <w:t xml:space="preserve">focused on recruiting and retaining underrepresented </w:t>
      </w:r>
      <w:r>
        <w:rPr>
          <w:rFonts w:ascii="Garamond" w:hAnsi="Garamond"/>
        </w:rPr>
        <w:t xml:space="preserve">minority </w:t>
      </w:r>
      <w:r w:rsidRPr="00800D4B">
        <w:rPr>
          <w:rFonts w:ascii="Garamond" w:hAnsi="Garamond"/>
        </w:rPr>
        <w:t>graduate students in forestry</w:t>
      </w:r>
    </w:p>
    <w:p w14:paraId="3BC891E9" w14:textId="77777777" w:rsidR="00EE43B7" w:rsidRPr="000A4102" w:rsidRDefault="00EE43B7" w:rsidP="00EA742C">
      <w:pPr>
        <w:ind w:left="720"/>
        <w:jc w:val="both"/>
        <w:rPr>
          <w:rFonts w:ascii="Garamond" w:hAnsi="Garamond" w:cs="Arial"/>
          <w:sz w:val="20"/>
        </w:rPr>
      </w:pPr>
    </w:p>
    <w:p w14:paraId="18926AF8" w14:textId="71DC756F" w:rsidR="00EE43B7" w:rsidRPr="005B7848" w:rsidRDefault="00EE43B7" w:rsidP="00EA742C">
      <w:pPr>
        <w:pStyle w:val="ed1heading"/>
        <w:spacing w:line="240" w:lineRule="auto"/>
        <w:jc w:val="both"/>
        <w:rPr>
          <w:rFonts w:ascii="Garamond" w:hAnsi="Garamond" w:cs="Arial"/>
          <w:b/>
          <w:sz w:val="24"/>
          <w:szCs w:val="24"/>
        </w:rPr>
      </w:pPr>
      <w:r>
        <w:rPr>
          <w:rFonts w:ascii="Garamond" w:hAnsi="Garamond" w:cs="Arial"/>
          <w:b/>
          <w:sz w:val="24"/>
          <w:szCs w:val="24"/>
        </w:rPr>
        <w:t xml:space="preserve">Principal Advisor/Owner, </w:t>
      </w:r>
      <w:r>
        <w:rPr>
          <w:rFonts w:ascii="Garamond" w:hAnsi="Garamond" w:cs="Arial"/>
          <w:sz w:val="24"/>
          <w:szCs w:val="24"/>
        </w:rPr>
        <w:t>Sustainable Innovative Solutions, LLC</w:t>
      </w:r>
      <w:r>
        <w:rPr>
          <w:rFonts w:ascii="Garamond" w:hAnsi="Garamond" w:cs="Arial"/>
          <w:sz w:val="24"/>
          <w:szCs w:val="24"/>
        </w:rPr>
        <w:tab/>
      </w:r>
      <w:r>
        <w:rPr>
          <w:rFonts w:ascii="Garamond" w:hAnsi="Garamond" w:cs="Arial"/>
          <w:sz w:val="24"/>
          <w:szCs w:val="24"/>
        </w:rPr>
        <w:t xml:space="preserve">    </w:t>
      </w:r>
      <w:r>
        <w:rPr>
          <w:rFonts w:ascii="Garamond" w:hAnsi="Garamond" w:cs="Arial"/>
          <w:b/>
          <w:sz w:val="24"/>
          <w:szCs w:val="24"/>
        </w:rPr>
        <w:t>Jan 2015 – December 2016</w:t>
      </w:r>
      <w:r w:rsidRPr="005B7848">
        <w:rPr>
          <w:rFonts w:ascii="Garamond" w:hAnsi="Garamond" w:cs="Arial"/>
          <w:b/>
          <w:sz w:val="24"/>
          <w:szCs w:val="24"/>
        </w:rPr>
        <w:t xml:space="preserve"> </w:t>
      </w:r>
    </w:p>
    <w:p w14:paraId="441E5EF8" w14:textId="77777777" w:rsidR="00EE43B7" w:rsidRDefault="00EE43B7" w:rsidP="00EA742C">
      <w:pPr>
        <w:pStyle w:val="ed1heading"/>
        <w:spacing w:line="240" w:lineRule="auto"/>
        <w:jc w:val="both"/>
        <w:rPr>
          <w:rFonts w:ascii="Garamond" w:hAnsi="Garamond" w:cs="Arial"/>
          <w:sz w:val="24"/>
          <w:szCs w:val="24"/>
        </w:rPr>
      </w:pPr>
      <w:r>
        <w:rPr>
          <w:rFonts w:ascii="Garamond" w:hAnsi="Garamond" w:cs="Arial"/>
          <w:sz w:val="24"/>
          <w:szCs w:val="24"/>
        </w:rPr>
        <w:t>Research Triangle Park, NC</w:t>
      </w:r>
    </w:p>
    <w:p w14:paraId="5C2E36BE" w14:textId="77777777" w:rsidR="00EE43B7" w:rsidRPr="00D145E1" w:rsidRDefault="00EE43B7" w:rsidP="00EA742C">
      <w:pPr>
        <w:numPr>
          <w:ilvl w:val="0"/>
          <w:numId w:val="14"/>
        </w:numPr>
        <w:jc w:val="both"/>
        <w:rPr>
          <w:rFonts w:ascii="Garamond" w:hAnsi="Garamond"/>
        </w:rPr>
      </w:pPr>
      <w:r w:rsidRPr="00D145E1">
        <w:rPr>
          <w:rFonts w:ascii="Garamond" w:hAnsi="Garamond"/>
        </w:rPr>
        <w:t>Serve as merit reviewer for government grant programs</w:t>
      </w:r>
    </w:p>
    <w:p w14:paraId="73F71161" w14:textId="77777777" w:rsidR="00EE43B7" w:rsidRPr="000A4102" w:rsidRDefault="00EE43B7" w:rsidP="00EA742C">
      <w:pPr>
        <w:numPr>
          <w:ilvl w:val="0"/>
          <w:numId w:val="14"/>
        </w:numPr>
        <w:jc w:val="both"/>
        <w:rPr>
          <w:rFonts w:ascii="Garamond" w:hAnsi="Garamond"/>
        </w:rPr>
      </w:pPr>
      <w:r w:rsidRPr="000A4102">
        <w:rPr>
          <w:rFonts w:ascii="Garamond" w:hAnsi="Garamond"/>
        </w:rPr>
        <w:t>Consult agencies/corporations on sustainability platforms</w:t>
      </w:r>
      <w:r>
        <w:rPr>
          <w:rFonts w:ascii="Garamond" w:hAnsi="Garamond"/>
        </w:rPr>
        <w:t xml:space="preserve"> and s</w:t>
      </w:r>
      <w:r w:rsidRPr="000A4102">
        <w:rPr>
          <w:rFonts w:ascii="Garamond" w:hAnsi="Garamond"/>
        </w:rPr>
        <w:t xml:space="preserve">erve on advisory </w:t>
      </w:r>
      <w:r>
        <w:rPr>
          <w:rFonts w:ascii="Garamond" w:hAnsi="Garamond"/>
        </w:rPr>
        <w:t>boards</w:t>
      </w:r>
    </w:p>
    <w:p w14:paraId="6862A7D4" w14:textId="77777777" w:rsidR="00EE43B7" w:rsidRPr="000A4102" w:rsidRDefault="00EE43B7" w:rsidP="00EA742C">
      <w:pPr>
        <w:pStyle w:val="ed1heading"/>
        <w:spacing w:line="240" w:lineRule="auto"/>
        <w:jc w:val="both"/>
        <w:rPr>
          <w:rFonts w:ascii="Garamond" w:hAnsi="Garamond" w:cs="Arial"/>
          <w:b/>
        </w:rPr>
      </w:pPr>
    </w:p>
    <w:p w14:paraId="2BCD57F1" w14:textId="017F0FB7" w:rsidR="00EE43B7" w:rsidRPr="00224AAE" w:rsidRDefault="00EE43B7" w:rsidP="00EA742C">
      <w:pPr>
        <w:pStyle w:val="ed1heading"/>
        <w:spacing w:line="240" w:lineRule="auto"/>
        <w:jc w:val="both"/>
        <w:rPr>
          <w:rFonts w:ascii="Garamond" w:hAnsi="Garamond" w:cs="Arial"/>
          <w:b/>
          <w:sz w:val="24"/>
          <w:szCs w:val="24"/>
        </w:rPr>
      </w:pPr>
      <w:r>
        <w:rPr>
          <w:rFonts w:ascii="Garamond" w:hAnsi="Garamond" w:cs="Arial"/>
          <w:b/>
          <w:sz w:val="24"/>
          <w:szCs w:val="24"/>
        </w:rPr>
        <w:t>Sustainability</w:t>
      </w:r>
      <w:r w:rsidRPr="00224AAE">
        <w:rPr>
          <w:rFonts w:ascii="Garamond" w:hAnsi="Garamond" w:cs="Arial"/>
          <w:b/>
          <w:sz w:val="24"/>
          <w:szCs w:val="24"/>
        </w:rPr>
        <w:t xml:space="preserve"> Scientist, </w:t>
      </w:r>
      <w:r w:rsidRPr="00224AAE">
        <w:rPr>
          <w:rFonts w:ascii="Garamond" w:hAnsi="Garamond" w:cs="Arial"/>
          <w:sz w:val="24"/>
          <w:szCs w:val="24"/>
        </w:rPr>
        <w:t>Weyerhaeuser Company</w:t>
      </w:r>
      <w:r w:rsidRPr="00224AAE">
        <w:rPr>
          <w:rFonts w:ascii="Garamond" w:hAnsi="Garamond" w:cs="Arial"/>
          <w:sz w:val="24"/>
          <w:szCs w:val="24"/>
        </w:rPr>
        <w:tab/>
      </w:r>
      <w:r w:rsidRPr="00224AAE">
        <w:rPr>
          <w:rFonts w:ascii="Garamond" w:hAnsi="Garamond" w:cs="Arial"/>
          <w:sz w:val="24"/>
          <w:szCs w:val="24"/>
        </w:rPr>
        <w:tab/>
      </w:r>
      <w:r w:rsidRPr="00224AAE">
        <w:rPr>
          <w:rFonts w:ascii="Garamond" w:hAnsi="Garamond" w:cs="Arial"/>
          <w:sz w:val="24"/>
          <w:szCs w:val="24"/>
        </w:rPr>
        <w:tab/>
      </w:r>
      <w:r>
        <w:rPr>
          <w:rFonts w:ascii="Garamond" w:hAnsi="Garamond" w:cs="Arial"/>
          <w:sz w:val="24"/>
          <w:szCs w:val="24"/>
        </w:rPr>
        <w:t xml:space="preserve">            </w:t>
      </w:r>
      <w:r w:rsidRPr="00224AAE">
        <w:rPr>
          <w:rFonts w:ascii="Garamond" w:hAnsi="Garamond" w:cs="Arial"/>
          <w:b/>
          <w:sz w:val="24"/>
          <w:szCs w:val="24"/>
        </w:rPr>
        <w:t>July 2004 – June 2014</w:t>
      </w:r>
    </w:p>
    <w:p w14:paraId="7FB38FEA" w14:textId="77777777" w:rsidR="00EE43B7" w:rsidRPr="00224AAE" w:rsidRDefault="00EE43B7" w:rsidP="00EA742C">
      <w:pPr>
        <w:pStyle w:val="ed1heading"/>
        <w:spacing w:line="240" w:lineRule="auto"/>
        <w:jc w:val="both"/>
        <w:rPr>
          <w:rFonts w:ascii="Garamond" w:hAnsi="Garamond" w:cs="Arial"/>
          <w:sz w:val="24"/>
          <w:szCs w:val="24"/>
        </w:rPr>
      </w:pPr>
      <w:r w:rsidRPr="00224AAE">
        <w:rPr>
          <w:rFonts w:ascii="Garamond" w:hAnsi="Garamond" w:cs="Arial"/>
          <w:sz w:val="24"/>
          <w:szCs w:val="24"/>
        </w:rPr>
        <w:t xml:space="preserve">Southern Environmental Research Team, Vanceboro, NC </w:t>
      </w:r>
    </w:p>
    <w:p w14:paraId="26A4FC45" w14:textId="77777777" w:rsidR="00EE43B7" w:rsidRPr="003958CA" w:rsidRDefault="00EE43B7" w:rsidP="00EA742C">
      <w:pPr>
        <w:numPr>
          <w:ilvl w:val="0"/>
          <w:numId w:val="14"/>
        </w:numPr>
        <w:jc w:val="both"/>
        <w:rPr>
          <w:rFonts w:ascii="Garamond" w:hAnsi="Garamond"/>
        </w:rPr>
      </w:pPr>
      <w:r w:rsidRPr="003958CA">
        <w:rPr>
          <w:rFonts w:ascii="Garamond" w:hAnsi="Garamond"/>
        </w:rPr>
        <w:t xml:space="preserve">Designed and executed multidisciplinary research studies to address environmental sustainability for a global forest products company. </w:t>
      </w:r>
    </w:p>
    <w:p w14:paraId="226EAB13" w14:textId="77777777" w:rsidR="00EE43B7" w:rsidRPr="00224AAE" w:rsidRDefault="00EE43B7" w:rsidP="00EA742C">
      <w:pPr>
        <w:numPr>
          <w:ilvl w:val="1"/>
          <w:numId w:val="14"/>
        </w:numPr>
        <w:jc w:val="both"/>
        <w:rPr>
          <w:rFonts w:ascii="Garamond" w:hAnsi="Garamond"/>
        </w:rPr>
      </w:pPr>
      <w:r w:rsidRPr="00224AAE">
        <w:rPr>
          <w:rFonts w:ascii="Garamond" w:hAnsi="Garamond"/>
        </w:rPr>
        <w:lastRenderedPageBreak/>
        <w:t xml:space="preserve">Biofuel sustainability – a joint venture between Chevron and Weyerhaeuser with goals of producing cellulosic biofuels for commercial production  </w:t>
      </w:r>
    </w:p>
    <w:p w14:paraId="0AA5C0BC" w14:textId="77777777" w:rsidR="00EE43B7" w:rsidRPr="00224AAE" w:rsidRDefault="00EE43B7" w:rsidP="00EA742C">
      <w:pPr>
        <w:numPr>
          <w:ilvl w:val="1"/>
          <w:numId w:val="14"/>
        </w:numPr>
        <w:jc w:val="both"/>
        <w:rPr>
          <w:rFonts w:ascii="Garamond" w:hAnsi="Garamond"/>
        </w:rPr>
      </w:pPr>
      <w:r w:rsidRPr="00224AAE">
        <w:rPr>
          <w:rFonts w:ascii="Garamond" w:hAnsi="Garamond"/>
        </w:rPr>
        <w:t>Soil ecology studies in locations throughout the southern US to improve forest production</w:t>
      </w:r>
    </w:p>
    <w:p w14:paraId="13DFB50E" w14:textId="77777777" w:rsidR="00EE43B7" w:rsidRDefault="00EE43B7" w:rsidP="00EA742C">
      <w:pPr>
        <w:numPr>
          <w:ilvl w:val="1"/>
          <w:numId w:val="14"/>
        </w:numPr>
        <w:jc w:val="both"/>
        <w:rPr>
          <w:rFonts w:ascii="Garamond" w:hAnsi="Garamond"/>
        </w:rPr>
      </w:pPr>
      <w:r w:rsidRPr="00224AAE">
        <w:rPr>
          <w:rFonts w:ascii="Garamond" w:hAnsi="Garamond"/>
        </w:rPr>
        <w:t>Managed budgets and leveraged funds with grants and other funding opportunities</w:t>
      </w:r>
    </w:p>
    <w:p w14:paraId="08319BE0" w14:textId="77777777" w:rsidR="00EE43B7" w:rsidRPr="003958CA" w:rsidRDefault="00EE43B7" w:rsidP="00EA742C">
      <w:pPr>
        <w:numPr>
          <w:ilvl w:val="0"/>
          <w:numId w:val="14"/>
        </w:numPr>
        <w:jc w:val="both"/>
        <w:rPr>
          <w:rFonts w:ascii="Garamond" w:hAnsi="Garamond"/>
        </w:rPr>
      </w:pPr>
      <w:r w:rsidRPr="003958CA">
        <w:rPr>
          <w:rFonts w:ascii="Garamond" w:hAnsi="Garamond"/>
        </w:rPr>
        <w:t>Reviewed, facilitated, and generated publications (peer-reviewed, general public, and internal publications) related to research projects</w:t>
      </w:r>
    </w:p>
    <w:p w14:paraId="7235A648" w14:textId="77777777" w:rsidR="00EE43B7" w:rsidRPr="003958CA" w:rsidRDefault="00EE43B7" w:rsidP="00EA742C">
      <w:pPr>
        <w:numPr>
          <w:ilvl w:val="0"/>
          <w:numId w:val="14"/>
        </w:numPr>
        <w:jc w:val="both"/>
        <w:rPr>
          <w:rFonts w:ascii="Garamond" w:hAnsi="Garamond"/>
        </w:rPr>
      </w:pPr>
      <w:r w:rsidRPr="003958CA">
        <w:rPr>
          <w:rFonts w:ascii="Garamond" w:hAnsi="Garamond"/>
        </w:rPr>
        <w:t>Served as the expert on company issues related to soil ecology and sustainability</w:t>
      </w:r>
    </w:p>
    <w:p w14:paraId="0F39040E" w14:textId="77777777" w:rsidR="00EE43B7" w:rsidRPr="00224AAE" w:rsidRDefault="00EE43B7" w:rsidP="00EA742C">
      <w:pPr>
        <w:jc w:val="both"/>
        <w:rPr>
          <w:rFonts w:ascii="Garamond" w:hAnsi="Garamond"/>
        </w:rPr>
      </w:pPr>
    </w:p>
    <w:p w14:paraId="195D5625" w14:textId="312F4A9A" w:rsidR="00EE43B7" w:rsidRPr="00940CA9" w:rsidRDefault="00EE43B7" w:rsidP="00EA742C">
      <w:pPr>
        <w:jc w:val="both"/>
        <w:rPr>
          <w:rFonts w:ascii="Garamond" w:hAnsi="Garamond"/>
          <w:b/>
          <w:sz w:val="28"/>
          <w:szCs w:val="28"/>
        </w:rPr>
      </w:pPr>
      <w:r>
        <w:rPr>
          <w:rFonts w:ascii="Garamond" w:hAnsi="Garamond"/>
          <w:b/>
          <w:sz w:val="28"/>
          <w:szCs w:val="28"/>
        </w:rPr>
        <w:t xml:space="preserve">SELECTED </w:t>
      </w:r>
      <w:r w:rsidRPr="00940CA9">
        <w:rPr>
          <w:rFonts w:ascii="Garamond" w:hAnsi="Garamond"/>
          <w:b/>
          <w:sz w:val="28"/>
          <w:szCs w:val="28"/>
        </w:rPr>
        <w:t>PUBLICATIONS</w:t>
      </w:r>
    </w:p>
    <w:p w14:paraId="235DAE73" w14:textId="1A83C7F2" w:rsidR="00EE43B7" w:rsidRPr="00EE43B7" w:rsidRDefault="00EE43B7" w:rsidP="00EA742C">
      <w:pPr>
        <w:ind w:left="720" w:hanging="720"/>
        <w:jc w:val="both"/>
        <w:rPr>
          <w:rFonts w:ascii="Garamond" w:hAnsi="Garamond"/>
          <w:color w:val="000000"/>
          <w:lang w:val="en"/>
        </w:rPr>
      </w:pPr>
      <w:r w:rsidRPr="00D60901">
        <w:rPr>
          <w:rFonts w:ascii="Garamond" w:hAnsi="Garamond"/>
          <w:color w:val="000000"/>
          <w:lang w:val="en"/>
        </w:rPr>
        <w:t xml:space="preserve">Sealey, B., D. Beasley, S. Halsey, C. Schell, </w:t>
      </w:r>
      <w:r w:rsidRPr="00054008">
        <w:rPr>
          <w:rFonts w:ascii="Garamond" w:hAnsi="Garamond"/>
          <w:b/>
          <w:color w:val="000000"/>
          <w:lang w:val="en"/>
        </w:rPr>
        <w:t>Z. H. Leggett,</w:t>
      </w:r>
      <w:r w:rsidRPr="00D60901">
        <w:rPr>
          <w:rFonts w:ascii="Garamond" w:hAnsi="Garamond"/>
          <w:color w:val="000000"/>
          <w:lang w:val="en"/>
        </w:rPr>
        <w:t xml:space="preserve"> S. </w:t>
      </w:r>
      <w:proofErr w:type="spellStart"/>
      <w:r w:rsidRPr="00D60901">
        <w:rPr>
          <w:rFonts w:ascii="Garamond" w:hAnsi="Garamond"/>
          <w:color w:val="000000"/>
          <w:lang w:val="en"/>
        </w:rPr>
        <w:t>Yitbarek</w:t>
      </w:r>
      <w:proofErr w:type="spellEnd"/>
      <w:r w:rsidRPr="00D60901">
        <w:rPr>
          <w:rFonts w:ascii="Garamond" w:hAnsi="Garamond"/>
          <w:color w:val="000000"/>
          <w:lang w:val="en"/>
        </w:rPr>
        <w:t xml:space="preserve">, and N. Harris. 2020. Raising Black Excellence by elevating Black ecologists through collaboration, celebration, and promotion. The Bulletin of the Ecological Society of America. </w:t>
      </w:r>
      <w:hyperlink r:id="rId20" w:history="1">
        <w:r w:rsidRPr="00791AB2">
          <w:rPr>
            <w:rStyle w:val="Hyperlink"/>
            <w:rFonts w:ascii="Garamond" w:hAnsi="Garamond"/>
            <w:lang w:val="en"/>
          </w:rPr>
          <w:t>https://doi.org/10.1002/bes2.1765</w:t>
        </w:r>
      </w:hyperlink>
      <w:r>
        <w:rPr>
          <w:rFonts w:ascii="Garamond" w:hAnsi="Garamond"/>
          <w:color w:val="000000"/>
          <w:lang w:val="en"/>
        </w:rPr>
        <w:t xml:space="preserve"> </w:t>
      </w:r>
      <w:r w:rsidRPr="00D60901">
        <w:rPr>
          <w:rFonts w:ascii="Garamond" w:hAnsi="Garamond"/>
          <w:color w:val="000000"/>
          <w:lang w:val="en"/>
        </w:rPr>
        <w:t xml:space="preserve"> </w:t>
      </w:r>
    </w:p>
    <w:p w14:paraId="29623E88" w14:textId="4C9A4157" w:rsidR="00EE43B7" w:rsidRPr="00EE43B7" w:rsidRDefault="00EE43B7" w:rsidP="00EA742C">
      <w:pPr>
        <w:ind w:left="720" w:hanging="720"/>
        <w:jc w:val="both"/>
        <w:rPr>
          <w:rFonts w:ascii="Garamond" w:hAnsi="Garamond"/>
          <w:color w:val="000000"/>
          <w:lang w:val="en"/>
        </w:rPr>
      </w:pPr>
      <w:r w:rsidRPr="00D60901">
        <w:rPr>
          <w:rFonts w:ascii="Garamond" w:hAnsi="Garamond"/>
          <w:color w:val="000000"/>
          <w:lang w:val="en"/>
        </w:rPr>
        <w:t xml:space="preserve">Riley, N. C.C. </w:t>
      </w:r>
      <w:proofErr w:type="spellStart"/>
      <w:r w:rsidRPr="00D60901">
        <w:rPr>
          <w:rFonts w:ascii="Garamond" w:hAnsi="Garamond"/>
          <w:color w:val="000000"/>
          <w:lang w:val="en"/>
        </w:rPr>
        <w:t>Goller</w:t>
      </w:r>
      <w:proofErr w:type="spellEnd"/>
      <w:r w:rsidRPr="00D60901">
        <w:rPr>
          <w:rFonts w:ascii="Garamond" w:hAnsi="Garamond"/>
          <w:color w:val="000000"/>
          <w:lang w:val="en"/>
        </w:rPr>
        <w:t xml:space="preserve">, </w:t>
      </w:r>
      <w:r w:rsidRPr="00C26C20">
        <w:rPr>
          <w:rFonts w:ascii="Garamond" w:hAnsi="Garamond"/>
          <w:b/>
          <w:color w:val="000000"/>
          <w:lang w:val="en"/>
        </w:rPr>
        <w:t xml:space="preserve">Z.H. Leggett, </w:t>
      </w:r>
      <w:r w:rsidRPr="00D60901">
        <w:rPr>
          <w:rFonts w:ascii="Garamond" w:hAnsi="Garamond"/>
          <w:color w:val="000000"/>
          <w:lang w:val="en"/>
        </w:rPr>
        <w:t xml:space="preserve">D. Lewis, K. Ciccone, and R. R. Dunn. 2020. Catalyzing rapid discovery of gold-precipitating bacteria with university students. Peer J. 8:e8925 </w:t>
      </w:r>
      <w:hyperlink r:id="rId21" w:history="1">
        <w:r w:rsidRPr="00791AB2">
          <w:rPr>
            <w:rStyle w:val="Hyperlink"/>
            <w:rFonts w:ascii="Garamond" w:hAnsi="Garamond"/>
            <w:lang w:val="en"/>
          </w:rPr>
          <w:t>https://doi.org/10.7717/peerj.8925</w:t>
        </w:r>
      </w:hyperlink>
      <w:r>
        <w:rPr>
          <w:rFonts w:ascii="Garamond" w:hAnsi="Garamond"/>
          <w:color w:val="000000"/>
          <w:lang w:val="en"/>
        </w:rPr>
        <w:t xml:space="preserve"> </w:t>
      </w:r>
      <w:r w:rsidRPr="00D60901">
        <w:rPr>
          <w:rFonts w:ascii="Garamond" w:hAnsi="Garamond"/>
          <w:color w:val="000000"/>
          <w:lang w:val="en"/>
        </w:rPr>
        <w:t xml:space="preserve"> </w:t>
      </w:r>
    </w:p>
    <w:p w14:paraId="2C8B82CB" w14:textId="54C989CF" w:rsidR="00EE43B7" w:rsidRPr="00EE43B7" w:rsidRDefault="00EE43B7" w:rsidP="00EA742C">
      <w:pPr>
        <w:ind w:left="720" w:hanging="720"/>
        <w:jc w:val="both"/>
        <w:rPr>
          <w:rFonts w:ascii="Garamond" w:hAnsi="Garamond"/>
          <w:color w:val="000000"/>
          <w:lang w:val="en"/>
        </w:rPr>
      </w:pPr>
      <w:r>
        <w:rPr>
          <w:rFonts w:ascii="Garamond" w:hAnsi="Garamond"/>
          <w:color w:val="000000"/>
          <w:lang w:val="en"/>
        </w:rPr>
        <w:t>Cacho, J.</w:t>
      </w:r>
      <w:r w:rsidRPr="00D60901">
        <w:rPr>
          <w:rFonts w:ascii="Garamond" w:hAnsi="Garamond"/>
          <w:color w:val="000000"/>
          <w:lang w:val="en"/>
        </w:rPr>
        <w:t xml:space="preserve">, M. A. Youssef, W. Shi, G. M. </w:t>
      </w:r>
      <w:proofErr w:type="spellStart"/>
      <w:r w:rsidRPr="00D60901">
        <w:rPr>
          <w:rFonts w:ascii="Garamond" w:hAnsi="Garamond"/>
          <w:color w:val="000000"/>
          <w:lang w:val="en"/>
        </w:rPr>
        <w:t>Chescheir</w:t>
      </w:r>
      <w:proofErr w:type="spellEnd"/>
      <w:r w:rsidRPr="00D60901">
        <w:rPr>
          <w:rFonts w:ascii="Garamond" w:hAnsi="Garamond"/>
          <w:color w:val="000000"/>
          <w:lang w:val="en"/>
        </w:rPr>
        <w:t xml:space="preserve">, R. W. Skaggs, S. Tian, </w:t>
      </w:r>
      <w:r w:rsidRPr="00C26C20">
        <w:rPr>
          <w:rFonts w:ascii="Garamond" w:hAnsi="Garamond"/>
          <w:b/>
          <w:color w:val="000000"/>
          <w:lang w:val="en"/>
        </w:rPr>
        <w:t>Z. H. Leggett,</w:t>
      </w:r>
      <w:r w:rsidRPr="00D60901">
        <w:rPr>
          <w:rFonts w:ascii="Garamond" w:hAnsi="Garamond"/>
          <w:color w:val="000000"/>
          <w:lang w:val="en"/>
        </w:rPr>
        <w:t xml:space="preserve"> E. B. Sucre, J. E. Nettles, C. Arellano. 2019. Impacts on soil nitrogen availability of converting managed pine plantation into switchgrass monoculture for bioenergy. Science of the Total Environment. 654:1326-1336. </w:t>
      </w:r>
    </w:p>
    <w:p w14:paraId="5ABC64C3" w14:textId="52B8B6EB" w:rsidR="00EE43B7" w:rsidRPr="00EE43B7" w:rsidRDefault="00EE43B7" w:rsidP="00EA742C">
      <w:pPr>
        <w:ind w:left="720" w:hanging="720"/>
        <w:jc w:val="both"/>
        <w:rPr>
          <w:rFonts w:ascii="Garamond" w:hAnsi="Garamond"/>
          <w:color w:val="000000"/>
          <w:lang w:val="en"/>
        </w:rPr>
      </w:pPr>
      <w:r>
        <w:rPr>
          <w:rFonts w:ascii="Garamond" w:hAnsi="Garamond"/>
          <w:color w:val="000000"/>
          <w:lang w:val="en"/>
        </w:rPr>
        <w:t>Cacho, J.</w:t>
      </w:r>
      <w:r w:rsidRPr="00D60901">
        <w:rPr>
          <w:rFonts w:ascii="Garamond" w:hAnsi="Garamond"/>
          <w:color w:val="000000"/>
          <w:lang w:val="en"/>
        </w:rPr>
        <w:t xml:space="preserve">, M. A. Youssef, W. Shi, G. M. </w:t>
      </w:r>
      <w:proofErr w:type="spellStart"/>
      <w:r w:rsidRPr="00D60901">
        <w:rPr>
          <w:rFonts w:ascii="Garamond" w:hAnsi="Garamond"/>
          <w:color w:val="000000"/>
          <w:lang w:val="en"/>
        </w:rPr>
        <w:t>Chescheir</w:t>
      </w:r>
      <w:proofErr w:type="spellEnd"/>
      <w:r w:rsidRPr="00D60901">
        <w:rPr>
          <w:rFonts w:ascii="Garamond" w:hAnsi="Garamond"/>
          <w:color w:val="000000"/>
          <w:lang w:val="en"/>
        </w:rPr>
        <w:t>, R. W. Skaggs, S. Tian,</w:t>
      </w:r>
      <w:r w:rsidRPr="00C26C20">
        <w:rPr>
          <w:rFonts w:ascii="Garamond" w:hAnsi="Garamond"/>
          <w:b/>
          <w:color w:val="000000"/>
          <w:lang w:val="en"/>
        </w:rPr>
        <w:t xml:space="preserve"> Z. H. Leggett, </w:t>
      </w:r>
      <w:r w:rsidRPr="00D60901">
        <w:rPr>
          <w:rFonts w:ascii="Garamond" w:hAnsi="Garamond"/>
          <w:color w:val="000000"/>
          <w:lang w:val="en"/>
        </w:rPr>
        <w:t xml:space="preserve">E. B. Sucre, J. E. Nettles, C. Arellano. 2018. Impacts of forest-based bioenergy feedstock production on soil nitrogen cycling. Forest Ecology and Management. 419-420:227-239. </w:t>
      </w:r>
    </w:p>
    <w:p w14:paraId="2772778A" w14:textId="134E44B8" w:rsidR="00EE43B7" w:rsidRPr="00EE43B7" w:rsidRDefault="00EE43B7" w:rsidP="00EA742C">
      <w:pPr>
        <w:ind w:left="720" w:hanging="720"/>
        <w:jc w:val="both"/>
        <w:rPr>
          <w:rFonts w:ascii="Garamond" w:hAnsi="Garamond"/>
          <w:color w:val="000000"/>
          <w:lang w:val="en"/>
        </w:rPr>
      </w:pPr>
      <w:proofErr w:type="spellStart"/>
      <w:r>
        <w:rPr>
          <w:rFonts w:ascii="Garamond" w:hAnsi="Garamond"/>
          <w:color w:val="000000"/>
          <w:lang w:val="en"/>
        </w:rPr>
        <w:t>Minick</w:t>
      </w:r>
      <w:proofErr w:type="spellEnd"/>
      <w:r>
        <w:rPr>
          <w:rFonts w:ascii="Garamond" w:hAnsi="Garamond"/>
          <w:color w:val="000000"/>
          <w:lang w:val="en"/>
        </w:rPr>
        <w:t>, K.J.</w:t>
      </w:r>
      <w:r w:rsidRPr="00D60901">
        <w:rPr>
          <w:rFonts w:ascii="Garamond" w:hAnsi="Garamond"/>
          <w:color w:val="000000"/>
          <w:lang w:val="en"/>
        </w:rPr>
        <w:t xml:space="preserve">, </w:t>
      </w:r>
      <w:r w:rsidRPr="00C26C20">
        <w:rPr>
          <w:rFonts w:ascii="Garamond" w:hAnsi="Garamond"/>
          <w:b/>
          <w:color w:val="000000"/>
          <w:lang w:val="en"/>
        </w:rPr>
        <w:t>Z. H. Leggett.,</w:t>
      </w:r>
      <w:r w:rsidRPr="00D60901">
        <w:rPr>
          <w:rFonts w:ascii="Garamond" w:hAnsi="Garamond"/>
          <w:color w:val="000000"/>
          <w:lang w:val="en"/>
        </w:rPr>
        <w:t xml:space="preserve"> E. B. Sucre, T.R. Fox, and B.D. </w:t>
      </w:r>
      <w:proofErr w:type="spellStart"/>
      <w:r w:rsidRPr="00D60901">
        <w:rPr>
          <w:rFonts w:ascii="Garamond" w:hAnsi="Garamond"/>
          <w:color w:val="000000"/>
          <w:lang w:val="en"/>
        </w:rPr>
        <w:t>Strahm</w:t>
      </w:r>
      <w:proofErr w:type="spellEnd"/>
      <w:r w:rsidRPr="00D60901">
        <w:rPr>
          <w:rFonts w:ascii="Garamond" w:hAnsi="Garamond"/>
          <w:color w:val="000000"/>
          <w:lang w:val="en"/>
        </w:rPr>
        <w:t xml:space="preserve">. 2017. Soil and aggregate-associated carbon in a young loblolly pine plantation: Influence of bioenergy intercropping. Soil Science. 182:233-240. </w:t>
      </w:r>
    </w:p>
    <w:p w14:paraId="334FE5B3" w14:textId="3CAEF72C" w:rsidR="00EE43B7" w:rsidRPr="00EE43B7" w:rsidRDefault="00EE43B7" w:rsidP="00EA742C">
      <w:pPr>
        <w:ind w:left="720" w:hanging="720"/>
        <w:jc w:val="both"/>
        <w:rPr>
          <w:rFonts w:ascii="Garamond" w:hAnsi="Garamond"/>
          <w:color w:val="000000"/>
          <w:lang w:val="en"/>
        </w:rPr>
      </w:pPr>
      <w:r w:rsidRPr="00D60901">
        <w:rPr>
          <w:rFonts w:ascii="Garamond" w:hAnsi="Garamond"/>
          <w:color w:val="000000"/>
          <w:lang w:val="en"/>
        </w:rPr>
        <w:t xml:space="preserve">Shrestha, P., J.R. Seiler, B.D. </w:t>
      </w:r>
      <w:proofErr w:type="spellStart"/>
      <w:r w:rsidRPr="00D60901">
        <w:rPr>
          <w:rFonts w:ascii="Garamond" w:hAnsi="Garamond"/>
          <w:color w:val="000000"/>
          <w:lang w:val="en"/>
        </w:rPr>
        <w:t>Strahm</w:t>
      </w:r>
      <w:proofErr w:type="spellEnd"/>
      <w:r w:rsidRPr="00D60901">
        <w:rPr>
          <w:rFonts w:ascii="Garamond" w:hAnsi="Garamond"/>
          <w:color w:val="000000"/>
          <w:lang w:val="en"/>
        </w:rPr>
        <w:t xml:space="preserve">, E.B. Sucre, and </w:t>
      </w:r>
      <w:r w:rsidRPr="00C26C20">
        <w:rPr>
          <w:rFonts w:ascii="Garamond" w:hAnsi="Garamond"/>
          <w:b/>
          <w:color w:val="000000"/>
          <w:lang w:val="en"/>
        </w:rPr>
        <w:t>Z.H. Leggett.</w:t>
      </w:r>
      <w:r w:rsidRPr="00D60901">
        <w:rPr>
          <w:rFonts w:ascii="Garamond" w:hAnsi="Garamond"/>
          <w:color w:val="000000"/>
          <w:lang w:val="en"/>
        </w:rPr>
        <w:t xml:space="preserve"> 2016. Soil CO2 efflux and root productivity in a switchgrass and loblolly pine intercropping system. Forests. 7:221 </w:t>
      </w:r>
    </w:p>
    <w:p w14:paraId="7C8F6375" w14:textId="1F4D32E5" w:rsidR="00EE43B7" w:rsidRPr="00EE43B7" w:rsidRDefault="00EE43B7" w:rsidP="00EA742C">
      <w:pPr>
        <w:ind w:left="720" w:hanging="720"/>
        <w:jc w:val="both"/>
        <w:rPr>
          <w:rFonts w:ascii="Garamond" w:hAnsi="Garamond"/>
          <w:color w:val="000000"/>
          <w:lang w:val="en"/>
        </w:rPr>
      </w:pPr>
      <w:proofErr w:type="spellStart"/>
      <w:r w:rsidRPr="00D60901">
        <w:rPr>
          <w:rFonts w:ascii="Garamond" w:hAnsi="Garamond"/>
          <w:color w:val="000000"/>
          <w:lang w:val="en"/>
        </w:rPr>
        <w:t>Blazier</w:t>
      </w:r>
      <w:proofErr w:type="spellEnd"/>
      <w:r w:rsidRPr="00D60901">
        <w:rPr>
          <w:rFonts w:ascii="Garamond" w:hAnsi="Garamond"/>
          <w:color w:val="000000"/>
          <w:lang w:val="en"/>
        </w:rPr>
        <w:t xml:space="preserve">, M.A., T.R. </w:t>
      </w:r>
      <w:proofErr w:type="spellStart"/>
      <w:r w:rsidRPr="00D60901">
        <w:rPr>
          <w:rFonts w:ascii="Garamond" w:hAnsi="Garamond"/>
          <w:color w:val="000000"/>
          <w:lang w:val="en"/>
        </w:rPr>
        <w:t>Clason</w:t>
      </w:r>
      <w:proofErr w:type="spellEnd"/>
      <w:r w:rsidRPr="00D60901">
        <w:rPr>
          <w:rFonts w:ascii="Garamond" w:hAnsi="Garamond"/>
          <w:color w:val="000000"/>
          <w:lang w:val="en"/>
        </w:rPr>
        <w:t xml:space="preserve">, H.O. </w:t>
      </w:r>
      <w:proofErr w:type="spellStart"/>
      <w:r w:rsidRPr="00D60901">
        <w:rPr>
          <w:rFonts w:ascii="Garamond" w:hAnsi="Garamond"/>
          <w:color w:val="000000"/>
          <w:lang w:val="en"/>
        </w:rPr>
        <w:t>Liechty</w:t>
      </w:r>
      <w:proofErr w:type="spellEnd"/>
      <w:r w:rsidRPr="00C26C20">
        <w:rPr>
          <w:rFonts w:ascii="Garamond" w:hAnsi="Garamond"/>
          <w:color w:val="000000"/>
          <w:lang w:val="en"/>
        </w:rPr>
        <w:t>,</w:t>
      </w:r>
      <w:r w:rsidRPr="00C26C20">
        <w:rPr>
          <w:rFonts w:ascii="Garamond" w:hAnsi="Garamond"/>
          <w:b/>
          <w:color w:val="000000"/>
          <w:lang w:val="en"/>
        </w:rPr>
        <w:t xml:space="preserve"> Z.H. Leggett,</w:t>
      </w:r>
      <w:r w:rsidRPr="00D60901">
        <w:rPr>
          <w:rFonts w:ascii="Garamond" w:hAnsi="Garamond"/>
          <w:color w:val="000000"/>
          <w:lang w:val="en"/>
        </w:rPr>
        <w:t xml:space="preserve"> E.B. Sucre, S.D. Roberts, K. </w:t>
      </w:r>
      <w:proofErr w:type="spellStart"/>
      <w:r w:rsidRPr="00D60901">
        <w:rPr>
          <w:rFonts w:ascii="Garamond" w:hAnsi="Garamond"/>
          <w:color w:val="000000"/>
          <w:lang w:val="en"/>
        </w:rPr>
        <w:t>Krapfl</w:t>
      </w:r>
      <w:proofErr w:type="spellEnd"/>
      <w:r w:rsidRPr="00D60901">
        <w:rPr>
          <w:rFonts w:ascii="Garamond" w:hAnsi="Garamond"/>
          <w:color w:val="000000"/>
          <w:lang w:val="en"/>
        </w:rPr>
        <w:t>, and E.D. Vance. 2015. Nitrogen and carbon of switchgrass, loblolly pine, and cottonwood biofuel production systems in the Southeast United States. Forest Science. 14-016.</w:t>
      </w:r>
    </w:p>
    <w:p w14:paraId="7FCDFA85" w14:textId="6FA641D9" w:rsidR="00EE43B7" w:rsidRPr="00EE43B7" w:rsidRDefault="00EE43B7" w:rsidP="00EA742C">
      <w:pPr>
        <w:ind w:left="720" w:hanging="720"/>
        <w:jc w:val="both"/>
        <w:rPr>
          <w:rFonts w:ascii="Garamond" w:hAnsi="Garamond"/>
          <w:color w:val="000000"/>
          <w:lang w:val="en"/>
        </w:rPr>
      </w:pPr>
      <w:proofErr w:type="spellStart"/>
      <w:r w:rsidRPr="00D60901">
        <w:rPr>
          <w:rFonts w:ascii="Garamond" w:hAnsi="Garamond"/>
          <w:color w:val="000000"/>
          <w:lang w:val="en"/>
        </w:rPr>
        <w:t>Minick</w:t>
      </w:r>
      <w:proofErr w:type="spellEnd"/>
      <w:r w:rsidRPr="00D60901">
        <w:rPr>
          <w:rFonts w:ascii="Garamond" w:hAnsi="Garamond"/>
          <w:color w:val="000000"/>
          <w:lang w:val="en"/>
        </w:rPr>
        <w:t xml:space="preserve">, K.J., B.D. </w:t>
      </w:r>
      <w:proofErr w:type="spellStart"/>
      <w:r w:rsidRPr="00D60901">
        <w:rPr>
          <w:rFonts w:ascii="Garamond" w:hAnsi="Garamond"/>
          <w:color w:val="000000"/>
          <w:lang w:val="en"/>
        </w:rPr>
        <w:t>Strahm</w:t>
      </w:r>
      <w:proofErr w:type="spellEnd"/>
      <w:r w:rsidRPr="00D60901">
        <w:rPr>
          <w:rFonts w:ascii="Garamond" w:hAnsi="Garamond"/>
          <w:color w:val="000000"/>
          <w:lang w:val="en"/>
        </w:rPr>
        <w:t xml:space="preserve">, T.R. Fox, E. Sucre, and </w:t>
      </w:r>
      <w:r w:rsidRPr="00C26C20">
        <w:rPr>
          <w:rFonts w:ascii="Garamond" w:hAnsi="Garamond"/>
          <w:b/>
          <w:color w:val="000000"/>
          <w:lang w:val="en"/>
        </w:rPr>
        <w:t>Z. H. Leggett.</w:t>
      </w:r>
      <w:r w:rsidRPr="00D60901">
        <w:rPr>
          <w:rFonts w:ascii="Garamond" w:hAnsi="Garamond"/>
          <w:color w:val="000000"/>
          <w:lang w:val="en"/>
        </w:rPr>
        <w:t xml:space="preserve"> 2015. Microbial nitrogen cycling response to forest-based bioenergy production. Ecological Applications. 25:2366-2381. </w:t>
      </w:r>
    </w:p>
    <w:p w14:paraId="4849706A" w14:textId="583906AF" w:rsidR="00EE43B7" w:rsidRPr="00EE43B7" w:rsidRDefault="00EE43B7" w:rsidP="00EA742C">
      <w:pPr>
        <w:ind w:left="720" w:hanging="720"/>
        <w:jc w:val="both"/>
        <w:rPr>
          <w:rFonts w:ascii="Garamond" w:hAnsi="Garamond"/>
          <w:color w:val="000000"/>
          <w:lang w:val="en"/>
        </w:rPr>
      </w:pPr>
      <w:r>
        <w:rPr>
          <w:rFonts w:ascii="Garamond" w:hAnsi="Garamond"/>
          <w:color w:val="000000"/>
          <w:lang w:val="en"/>
        </w:rPr>
        <w:t>Strickland, M.</w:t>
      </w:r>
      <w:r w:rsidRPr="00D60901">
        <w:rPr>
          <w:rFonts w:ascii="Garamond" w:hAnsi="Garamond"/>
          <w:color w:val="000000"/>
          <w:lang w:val="en"/>
        </w:rPr>
        <w:t xml:space="preserve">, </w:t>
      </w:r>
      <w:r w:rsidRPr="00C26C20">
        <w:rPr>
          <w:rFonts w:ascii="Garamond" w:hAnsi="Garamond"/>
          <w:b/>
          <w:color w:val="000000"/>
          <w:lang w:val="en"/>
        </w:rPr>
        <w:t xml:space="preserve">Z. H. Leggett, </w:t>
      </w:r>
      <w:r w:rsidRPr="00D60901">
        <w:rPr>
          <w:rFonts w:ascii="Garamond" w:hAnsi="Garamond"/>
          <w:color w:val="000000"/>
          <w:lang w:val="en"/>
        </w:rPr>
        <w:t xml:space="preserve">E. Sucre, and M. Bradford. 2015. Biofuel intercropping effects on soil carbon and microbial activity. Ecological Applications. 25:140-150. </w:t>
      </w:r>
    </w:p>
    <w:p w14:paraId="3FAC1C72" w14:textId="1EC2544C" w:rsidR="00EE43B7" w:rsidRPr="00EE43B7" w:rsidRDefault="00EE43B7" w:rsidP="00EA742C">
      <w:pPr>
        <w:ind w:left="720" w:hanging="720"/>
        <w:jc w:val="both"/>
        <w:rPr>
          <w:rFonts w:ascii="Garamond" w:hAnsi="Garamond"/>
          <w:color w:val="000000"/>
          <w:lang w:val="en"/>
        </w:rPr>
      </w:pPr>
      <w:r>
        <w:rPr>
          <w:rFonts w:ascii="Garamond" w:hAnsi="Garamond"/>
          <w:color w:val="000000"/>
          <w:lang w:val="en"/>
        </w:rPr>
        <w:t>Albaugh, J.M.</w:t>
      </w:r>
      <w:r w:rsidRPr="00D60901">
        <w:rPr>
          <w:rFonts w:ascii="Garamond" w:hAnsi="Garamond"/>
          <w:color w:val="000000"/>
          <w:lang w:val="en"/>
        </w:rPr>
        <w:t xml:space="preserve">, J. </w:t>
      </w:r>
      <w:proofErr w:type="spellStart"/>
      <w:r w:rsidRPr="00D60901">
        <w:rPr>
          <w:rFonts w:ascii="Garamond" w:hAnsi="Garamond"/>
          <w:color w:val="000000"/>
          <w:lang w:val="en"/>
        </w:rPr>
        <w:t>Domec</w:t>
      </w:r>
      <w:proofErr w:type="spellEnd"/>
      <w:r w:rsidRPr="00D60901">
        <w:rPr>
          <w:rFonts w:ascii="Garamond" w:hAnsi="Garamond"/>
          <w:color w:val="000000"/>
          <w:lang w:val="en"/>
        </w:rPr>
        <w:t>, C.A. Maier, E.B. Sucre</w:t>
      </w:r>
      <w:r w:rsidRPr="00C26C20">
        <w:rPr>
          <w:rFonts w:ascii="Garamond" w:hAnsi="Garamond"/>
          <w:color w:val="000000"/>
          <w:lang w:val="en"/>
        </w:rPr>
        <w:t xml:space="preserve">, </w:t>
      </w:r>
      <w:r w:rsidRPr="00C26C20">
        <w:rPr>
          <w:rFonts w:ascii="Garamond" w:hAnsi="Garamond"/>
          <w:b/>
          <w:color w:val="000000"/>
          <w:lang w:val="en"/>
        </w:rPr>
        <w:t>Z.H. Leggett,</w:t>
      </w:r>
      <w:r w:rsidRPr="00D60901">
        <w:rPr>
          <w:rFonts w:ascii="Garamond" w:hAnsi="Garamond"/>
          <w:color w:val="000000"/>
          <w:lang w:val="en"/>
        </w:rPr>
        <w:t xml:space="preserve"> and J.S. King. 2014. Gas exchange and stand-level estimates of water use and gross primary productivity in an experimental pine and switchgrass intercrop forestry system on the Lower Coastal Plain of North Carolina, U.S.A. Agricultural and Forest Meteorology. 192-193:27-40. </w:t>
      </w:r>
    </w:p>
    <w:p w14:paraId="48CC266B" w14:textId="77777777" w:rsidR="00EE43B7" w:rsidRPr="00D60901" w:rsidRDefault="00EE43B7" w:rsidP="00EA742C">
      <w:pPr>
        <w:ind w:left="720" w:hanging="720"/>
        <w:jc w:val="both"/>
        <w:rPr>
          <w:rFonts w:ascii="Garamond" w:hAnsi="Garamond"/>
          <w:color w:val="000000"/>
          <w:lang w:val="en"/>
        </w:rPr>
      </w:pPr>
      <w:proofErr w:type="spellStart"/>
      <w:r>
        <w:rPr>
          <w:rFonts w:ascii="Garamond" w:hAnsi="Garamond"/>
          <w:color w:val="000000"/>
          <w:lang w:val="en"/>
        </w:rPr>
        <w:t>Dimov</w:t>
      </w:r>
      <w:proofErr w:type="spellEnd"/>
      <w:r>
        <w:rPr>
          <w:rFonts w:ascii="Garamond" w:hAnsi="Garamond"/>
          <w:color w:val="000000"/>
          <w:lang w:val="en"/>
        </w:rPr>
        <w:t>, L., K. J. Howard</w:t>
      </w:r>
      <w:r w:rsidRPr="00D60901">
        <w:rPr>
          <w:rFonts w:ascii="Garamond" w:hAnsi="Garamond"/>
          <w:color w:val="000000"/>
          <w:lang w:val="en"/>
        </w:rPr>
        <w:t xml:space="preserve">, </w:t>
      </w:r>
      <w:r w:rsidRPr="00C26C20">
        <w:rPr>
          <w:rFonts w:ascii="Garamond" w:hAnsi="Garamond"/>
          <w:b/>
          <w:color w:val="000000"/>
          <w:lang w:val="en"/>
        </w:rPr>
        <w:t>Z. H. Leggett,</w:t>
      </w:r>
      <w:r w:rsidRPr="00D60901">
        <w:rPr>
          <w:rFonts w:ascii="Garamond" w:hAnsi="Garamond"/>
          <w:color w:val="000000"/>
          <w:lang w:val="en"/>
        </w:rPr>
        <w:t xml:space="preserve"> E. B. Sucre, L. L. </w:t>
      </w:r>
      <w:proofErr w:type="spellStart"/>
      <w:r w:rsidRPr="00D60901">
        <w:rPr>
          <w:rFonts w:ascii="Garamond" w:hAnsi="Garamond"/>
          <w:color w:val="000000"/>
          <w:lang w:val="en"/>
        </w:rPr>
        <w:t>Weninegar</w:t>
      </w:r>
      <w:proofErr w:type="spellEnd"/>
      <w:r w:rsidRPr="00D60901">
        <w:rPr>
          <w:rFonts w:ascii="Garamond" w:hAnsi="Garamond"/>
          <w:color w:val="000000"/>
          <w:lang w:val="en"/>
        </w:rPr>
        <w:t xml:space="preserve">. 2014. Removal of organic matter from the forest floor in loblolly pine plantations increased ground layer richness and diversity 16 years after treatment. Forest Science. 13-151. </w:t>
      </w:r>
    </w:p>
    <w:p w14:paraId="3DD15D39" w14:textId="77777777" w:rsidR="00EE43B7" w:rsidRDefault="00EE43B7" w:rsidP="00EA742C">
      <w:pPr>
        <w:ind w:left="720" w:hanging="720"/>
        <w:jc w:val="both"/>
        <w:rPr>
          <w:rFonts w:ascii="Garamond" w:hAnsi="Garamond"/>
          <w:color w:val="000000"/>
          <w:lang w:val="en"/>
        </w:rPr>
      </w:pPr>
      <w:r>
        <w:rPr>
          <w:rFonts w:ascii="Garamond" w:hAnsi="Garamond"/>
          <w:color w:val="000000"/>
          <w:lang w:val="en"/>
        </w:rPr>
        <w:t>Mack, J.</w:t>
      </w:r>
      <w:r w:rsidRPr="00D60901">
        <w:rPr>
          <w:rFonts w:ascii="Garamond" w:hAnsi="Garamond"/>
          <w:color w:val="000000"/>
          <w:lang w:val="en"/>
        </w:rPr>
        <w:t xml:space="preserve">, J.A. Hatten, E. Sucre, S. Roberts, </w:t>
      </w:r>
      <w:r w:rsidRPr="00C26C20">
        <w:rPr>
          <w:rFonts w:ascii="Garamond" w:hAnsi="Garamond"/>
          <w:b/>
          <w:color w:val="000000"/>
          <w:lang w:val="en"/>
        </w:rPr>
        <w:t>Z. H. Leggett,</w:t>
      </w:r>
      <w:r w:rsidRPr="00D60901">
        <w:rPr>
          <w:rFonts w:ascii="Garamond" w:hAnsi="Garamond"/>
          <w:color w:val="000000"/>
          <w:lang w:val="en"/>
        </w:rPr>
        <w:t xml:space="preserve"> and J. Dewey. 2014. The effect of organic matter manipulations on site productivity, soil nutrients, and soil carbon on a southern loblolly pine plantation.  Forest Ecology and Management 326: 25-35. </w:t>
      </w:r>
    </w:p>
    <w:p w14:paraId="510ABD1C" w14:textId="549045C4" w:rsidR="00EE43B7" w:rsidRPr="00EE43B7" w:rsidRDefault="00EE43B7" w:rsidP="00EA742C">
      <w:pPr>
        <w:ind w:left="720" w:hanging="720"/>
        <w:jc w:val="both"/>
        <w:rPr>
          <w:rFonts w:ascii="Garamond" w:hAnsi="Garamond"/>
          <w:color w:val="000000"/>
          <w:lang w:val="en"/>
        </w:rPr>
      </w:pPr>
      <w:proofErr w:type="spellStart"/>
      <w:r>
        <w:rPr>
          <w:rFonts w:ascii="Garamond" w:hAnsi="Garamond"/>
          <w:color w:val="000000"/>
          <w:lang w:val="en"/>
        </w:rPr>
        <w:lastRenderedPageBreak/>
        <w:t>Minick</w:t>
      </w:r>
      <w:proofErr w:type="spellEnd"/>
      <w:r>
        <w:rPr>
          <w:rFonts w:ascii="Garamond" w:hAnsi="Garamond"/>
          <w:color w:val="000000"/>
          <w:lang w:val="en"/>
        </w:rPr>
        <w:t>, K.J.</w:t>
      </w:r>
      <w:r w:rsidRPr="00D60901">
        <w:rPr>
          <w:rFonts w:ascii="Garamond" w:hAnsi="Garamond"/>
          <w:color w:val="000000"/>
          <w:lang w:val="en"/>
        </w:rPr>
        <w:t xml:space="preserve">, B.D. </w:t>
      </w:r>
      <w:proofErr w:type="spellStart"/>
      <w:r w:rsidRPr="00D60901">
        <w:rPr>
          <w:rFonts w:ascii="Garamond" w:hAnsi="Garamond"/>
          <w:color w:val="000000"/>
          <w:lang w:val="en"/>
        </w:rPr>
        <w:t>Strahm</w:t>
      </w:r>
      <w:proofErr w:type="spellEnd"/>
      <w:r w:rsidRPr="00D60901">
        <w:rPr>
          <w:rFonts w:ascii="Garamond" w:hAnsi="Garamond"/>
          <w:color w:val="000000"/>
          <w:lang w:val="en"/>
        </w:rPr>
        <w:t xml:space="preserve">, T.R. Fox, E. Sucre, </w:t>
      </w:r>
      <w:r w:rsidRPr="002024FE">
        <w:rPr>
          <w:rFonts w:ascii="Garamond" w:hAnsi="Garamond"/>
          <w:b/>
          <w:color w:val="000000"/>
          <w:lang w:val="en"/>
        </w:rPr>
        <w:t xml:space="preserve">Z. H. Leggett, </w:t>
      </w:r>
      <w:r w:rsidRPr="00D60901">
        <w:rPr>
          <w:rFonts w:ascii="Garamond" w:hAnsi="Garamond"/>
          <w:color w:val="000000"/>
          <w:lang w:val="en"/>
        </w:rPr>
        <w:t xml:space="preserve">and J. </w:t>
      </w:r>
      <w:proofErr w:type="spellStart"/>
      <w:r w:rsidRPr="00D60901">
        <w:rPr>
          <w:rFonts w:ascii="Garamond" w:hAnsi="Garamond"/>
          <w:color w:val="000000"/>
          <w:lang w:val="en"/>
        </w:rPr>
        <w:t>Zerpa</w:t>
      </w:r>
      <w:proofErr w:type="spellEnd"/>
      <w:r w:rsidRPr="00D60901">
        <w:rPr>
          <w:rFonts w:ascii="Garamond" w:hAnsi="Garamond"/>
          <w:color w:val="000000"/>
          <w:lang w:val="en"/>
        </w:rPr>
        <w:t xml:space="preserve">. 2014.  Switchgrass intercropping reduces soil inorganic nitrogen in a young loblolly pine plantation located in coastal North Carolina.  Forest Ecology and Management. 319:161-168. </w:t>
      </w:r>
    </w:p>
    <w:p w14:paraId="0C036E7D" w14:textId="23F23890" w:rsidR="00EE43B7" w:rsidRPr="00EE43B7" w:rsidRDefault="00EE43B7" w:rsidP="00EA742C">
      <w:pPr>
        <w:ind w:left="720" w:hanging="720"/>
        <w:jc w:val="both"/>
        <w:rPr>
          <w:rFonts w:ascii="Garamond" w:hAnsi="Garamond"/>
          <w:color w:val="000000"/>
          <w:lang w:val="en"/>
        </w:rPr>
      </w:pPr>
      <w:r w:rsidRPr="00D60901">
        <w:rPr>
          <w:rFonts w:ascii="Garamond" w:hAnsi="Garamond"/>
          <w:color w:val="000000"/>
          <w:lang w:val="en"/>
        </w:rPr>
        <w:t xml:space="preserve">King, J.S., R. </w:t>
      </w:r>
      <w:proofErr w:type="spellStart"/>
      <w:r w:rsidRPr="00D60901">
        <w:rPr>
          <w:rFonts w:ascii="Garamond" w:hAnsi="Garamond"/>
          <w:color w:val="000000"/>
          <w:lang w:val="en"/>
        </w:rPr>
        <w:t>Ceulemans</w:t>
      </w:r>
      <w:proofErr w:type="spellEnd"/>
      <w:r w:rsidRPr="00D60901">
        <w:rPr>
          <w:rFonts w:ascii="Garamond" w:hAnsi="Garamond"/>
          <w:color w:val="000000"/>
          <w:lang w:val="en"/>
        </w:rPr>
        <w:t xml:space="preserve">, J.M. Albaugh, S.Y. </w:t>
      </w:r>
      <w:proofErr w:type="spellStart"/>
      <w:r w:rsidRPr="00D60901">
        <w:rPr>
          <w:rFonts w:ascii="Garamond" w:hAnsi="Garamond"/>
          <w:color w:val="000000"/>
          <w:lang w:val="en"/>
        </w:rPr>
        <w:t>Dillen</w:t>
      </w:r>
      <w:proofErr w:type="spellEnd"/>
      <w:r w:rsidRPr="00D60901">
        <w:rPr>
          <w:rFonts w:ascii="Garamond" w:hAnsi="Garamond"/>
          <w:color w:val="000000"/>
          <w:lang w:val="en"/>
        </w:rPr>
        <w:t xml:space="preserve">, J. </w:t>
      </w:r>
      <w:proofErr w:type="spellStart"/>
      <w:r w:rsidRPr="00D60901">
        <w:rPr>
          <w:rFonts w:ascii="Garamond" w:hAnsi="Garamond"/>
          <w:color w:val="000000"/>
          <w:lang w:val="en"/>
        </w:rPr>
        <w:t>Domec</w:t>
      </w:r>
      <w:proofErr w:type="spellEnd"/>
      <w:r w:rsidRPr="00D60901">
        <w:rPr>
          <w:rFonts w:ascii="Garamond" w:hAnsi="Garamond"/>
          <w:color w:val="000000"/>
          <w:lang w:val="en"/>
        </w:rPr>
        <w:t xml:space="preserve">, R. </w:t>
      </w:r>
      <w:proofErr w:type="spellStart"/>
      <w:r w:rsidRPr="00D60901">
        <w:rPr>
          <w:rFonts w:ascii="Garamond" w:hAnsi="Garamond"/>
          <w:color w:val="000000"/>
          <w:lang w:val="en"/>
        </w:rPr>
        <w:t>Fichot</w:t>
      </w:r>
      <w:proofErr w:type="spellEnd"/>
      <w:r w:rsidRPr="00D60901">
        <w:rPr>
          <w:rFonts w:ascii="Garamond" w:hAnsi="Garamond"/>
          <w:color w:val="000000"/>
          <w:lang w:val="en"/>
        </w:rPr>
        <w:t xml:space="preserve">,  M. Fischer, </w:t>
      </w:r>
      <w:r w:rsidRPr="002024FE">
        <w:rPr>
          <w:rFonts w:ascii="Garamond" w:hAnsi="Garamond"/>
          <w:b/>
          <w:color w:val="000000"/>
          <w:lang w:val="en"/>
        </w:rPr>
        <w:t>Z.H. Leggett,</w:t>
      </w:r>
      <w:r w:rsidRPr="00D60901">
        <w:rPr>
          <w:rFonts w:ascii="Garamond" w:hAnsi="Garamond"/>
          <w:color w:val="000000"/>
          <w:lang w:val="en"/>
        </w:rPr>
        <w:t xml:space="preserve"> E. Sucre, M. </w:t>
      </w:r>
      <w:proofErr w:type="spellStart"/>
      <w:r w:rsidRPr="00D60901">
        <w:rPr>
          <w:rFonts w:ascii="Garamond" w:hAnsi="Garamond"/>
          <w:color w:val="000000"/>
          <w:lang w:val="en"/>
        </w:rPr>
        <w:t>Trnka</w:t>
      </w:r>
      <w:proofErr w:type="spellEnd"/>
      <w:r w:rsidRPr="00D60901">
        <w:rPr>
          <w:rFonts w:ascii="Garamond" w:hAnsi="Garamond"/>
          <w:color w:val="000000"/>
          <w:lang w:val="en"/>
        </w:rPr>
        <w:t xml:space="preserve">, and T. </w:t>
      </w:r>
      <w:proofErr w:type="spellStart"/>
      <w:r w:rsidRPr="00D60901">
        <w:rPr>
          <w:rFonts w:ascii="Garamond" w:hAnsi="Garamond"/>
          <w:color w:val="000000"/>
          <w:lang w:val="en"/>
        </w:rPr>
        <w:t>Zenone</w:t>
      </w:r>
      <w:proofErr w:type="spellEnd"/>
      <w:r w:rsidRPr="00D60901">
        <w:rPr>
          <w:rFonts w:ascii="Garamond" w:hAnsi="Garamond"/>
          <w:color w:val="000000"/>
          <w:lang w:val="en"/>
        </w:rPr>
        <w:t xml:space="preserve">. 2013. The challenge of lignocellulosic bioenergy in a water-limited world. </w:t>
      </w:r>
      <w:proofErr w:type="spellStart"/>
      <w:r w:rsidRPr="00D60901">
        <w:rPr>
          <w:rFonts w:ascii="Garamond" w:hAnsi="Garamond"/>
          <w:color w:val="000000"/>
          <w:lang w:val="en"/>
        </w:rPr>
        <w:t>BioScience</w:t>
      </w:r>
      <w:proofErr w:type="spellEnd"/>
      <w:r w:rsidRPr="00D60901">
        <w:rPr>
          <w:rFonts w:ascii="Garamond" w:hAnsi="Garamond"/>
          <w:color w:val="000000"/>
          <w:lang w:val="en"/>
        </w:rPr>
        <w:t>. 63 (2):102-117</w:t>
      </w:r>
    </w:p>
    <w:p w14:paraId="26D58129" w14:textId="1E70B286" w:rsidR="00EE43B7" w:rsidRPr="00EE43B7" w:rsidRDefault="00EE43B7" w:rsidP="00EA742C">
      <w:pPr>
        <w:ind w:left="720" w:hanging="720"/>
        <w:jc w:val="both"/>
        <w:rPr>
          <w:rFonts w:ascii="Garamond" w:hAnsi="Garamond"/>
          <w:color w:val="000000"/>
          <w:lang w:val="en"/>
        </w:rPr>
      </w:pPr>
      <w:r w:rsidRPr="00D60901">
        <w:rPr>
          <w:rFonts w:ascii="Garamond" w:hAnsi="Garamond"/>
          <w:color w:val="000000"/>
          <w:lang w:val="en"/>
        </w:rPr>
        <w:t xml:space="preserve">Albaugh, J.A., E.B. Sucre, </w:t>
      </w:r>
      <w:r w:rsidRPr="002024FE">
        <w:rPr>
          <w:rFonts w:ascii="Garamond" w:hAnsi="Garamond"/>
          <w:b/>
          <w:color w:val="000000"/>
          <w:lang w:val="en"/>
        </w:rPr>
        <w:t>Z.H. Leggett,</w:t>
      </w:r>
      <w:r w:rsidRPr="00D60901">
        <w:rPr>
          <w:rFonts w:ascii="Garamond" w:hAnsi="Garamond"/>
          <w:color w:val="000000"/>
          <w:lang w:val="en"/>
        </w:rPr>
        <w:t xml:space="preserve"> J.C. </w:t>
      </w:r>
      <w:proofErr w:type="spellStart"/>
      <w:r w:rsidRPr="00D60901">
        <w:rPr>
          <w:rFonts w:ascii="Garamond" w:hAnsi="Garamond"/>
          <w:color w:val="000000"/>
          <w:lang w:val="en"/>
        </w:rPr>
        <w:t>Domec</w:t>
      </w:r>
      <w:proofErr w:type="spellEnd"/>
      <w:r w:rsidRPr="00D60901">
        <w:rPr>
          <w:rFonts w:ascii="Garamond" w:hAnsi="Garamond"/>
          <w:color w:val="000000"/>
          <w:lang w:val="en"/>
        </w:rPr>
        <w:t>, and J.S. King. 2012. Evaluation of intercropped switchgrass establishment under a range of experimental site preparation treatments in a forested setting on the Lower Coastal Plain of North Carolina, U.S.A. Biomass and Bioenergy 46:473:482.</w:t>
      </w:r>
      <w:r>
        <w:rPr>
          <w:rFonts w:ascii="Garamond" w:hAnsi="Garamond"/>
          <w:color w:val="000000"/>
          <w:lang w:val="en"/>
        </w:rPr>
        <w:t xml:space="preserve"> </w:t>
      </w:r>
    </w:p>
    <w:p w14:paraId="67C8B990" w14:textId="77777777" w:rsidR="00EE43B7" w:rsidRPr="00D60901" w:rsidRDefault="00EE43B7" w:rsidP="00EA742C">
      <w:pPr>
        <w:ind w:left="720" w:hanging="720"/>
        <w:jc w:val="both"/>
        <w:rPr>
          <w:rFonts w:ascii="Garamond" w:hAnsi="Garamond"/>
          <w:color w:val="000000"/>
          <w:lang w:val="en"/>
        </w:rPr>
      </w:pPr>
      <w:r w:rsidRPr="00D60901">
        <w:rPr>
          <w:rFonts w:ascii="Garamond" w:hAnsi="Garamond"/>
          <w:b/>
          <w:color w:val="000000"/>
          <w:lang w:val="en"/>
        </w:rPr>
        <w:t>Leggett, Z. H.</w:t>
      </w:r>
      <w:r w:rsidRPr="00D60901">
        <w:rPr>
          <w:rFonts w:ascii="Garamond" w:hAnsi="Garamond"/>
          <w:color w:val="000000"/>
          <w:lang w:val="en"/>
        </w:rPr>
        <w:t xml:space="preserve"> and D.L. </w:t>
      </w:r>
      <w:proofErr w:type="spellStart"/>
      <w:r w:rsidRPr="00D60901">
        <w:rPr>
          <w:rFonts w:ascii="Garamond" w:hAnsi="Garamond"/>
          <w:color w:val="000000"/>
          <w:lang w:val="en"/>
        </w:rPr>
        <w:t>Kelting</w:t>
      </w:r>
      <w:proofErr w:type="spellEnd"/>
      <w:r w:rsidRPr="00D60901">
        <w:rPr>
          <w:rFonts w:ascii="Garamond" w:hAnsi="Garamond"/>
          <w:color w:val="000000"/>
          <w:lang w:val="en"/>
        </w:rPr>
        <w:t>. 2006. Fertilization effects on carbon pools in loblolly pine plantations on two upland sites. Soil Science Society of America Journal. 70: 279-286.</w:t>
      </w:r>
    </w:p>
    <w:p w14:paraId="2759AE4C" w14:textId="028A839A" w:rsidR="00EE43B7" w:rsidRDefault="00EE43B7" w:rsidP="00EA742C">
      <w:pPr>
        <w:jc w:val="both"/>
        <w:rPr>
          <w:rFonts w:ascii="Times" w:eastAsia="Arial" w:hAnsi="Times" w:cs="Calibri"/>
          <w:b/>
          <w:bCs/>
        </w:rPr>
      </w:pPr>
      <w:r>
        <w:rPr>
          <w:rFonts w:ascii="Times" w:eastAsia="Arial" w:hAnsi="Times" w:cs="Calibri"/>
          <w:b/>
          <w:bCs/>
        </w:rPr>
        <w:br w:type="page"/>
      </w:r>
    </w:p>
    <w:p w14:paraId="67D666BE" w14:textId="4979283F" w:rsidR="00EE43B7" w:rsidRPr="004A2114" w:rsidRDefault="00EE43B7" w:rsidP="00EA742C">
      <w:pPr>
        <w:jc w:val="both"/>
        <w:rPr>
          <w:rFonts w:cs="Arial"/>
        </w:rPr>
      </w:pPr>
      <w:r>
        <w:rPr>
          <w:rFonts w:cs="Arial"/>
        </w:rPr>
        <w:lastRenderedPageBreak/>
        <w:t xml:space="preserve">8 </w:t>
      </w:r>
      <w:r w:rsidRPr="004A2114">
        <w:rPr>
          <w:rFonts w:cs="Arial"/>
        </w:rPr>
        <w:t>January 2021</w:t>
      </w:r>
    </w:p>
    <w:p w14:paraId="27306476" w14:textId="77777777" w:rsidR="00EE43B7" w:rsidRPr="00330E7C" w:rsidRDefault="00EE43B7" w:rsidP="00EA742C">
      <w:pPr>
        <w:jc w:val="both"/>
        <w:rPr>
          <w:rFonts w:cs="Arial"/>
          <w:sz w:val="10"/>
          <w:szCs w:val="10"/>
        </w:rPr>
      </w:pPr>
    </w:p>
    <w:p w14:paraId="068AC9C1" w14:textId="77777777" w:rsidR="00EE43B7" w:rsidRPr="004A2114" w:rsidRDefault="00EE43B7" w:rsidP="00EA742C">
      <w:pPr>
        <w:jc w:val="both"/>
        <w:rPr>
          <w:rFonts w:cs="Arial"/>
        </w:rPr>
      </w:pPr>
      <w:r w:rsidRPr="004A2114">
        <w:rPr>
          <w:rFonts w:cs="Arial"/>
        </w:rPr>
        <w:t>Dear Selection Committee:</w:t>
      </w:r>
    </w:p>
    <w:p w14:paraId="156A9E26"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 xml:space="preserve">As previously mentioned in the letter of intent to host, Catherine will be mentored by an amazing team of scientists here in North Carolina which include myself, Colleen Doherty also of NCSU, Tara Keyser with the USDA Forest Service Southern Research Station and Elizabeth (Liz) </w:t>
      </w:r>
      <w:proofErr w:type="spellStart"/>
      <w:r w:rsidRPr="00EE43B7">
        <w:rPr>
          <w:rFonts w:asciiTheme="minorHAnsi" w:hAnsiTheme="minorHAnsi" w:cstheme="minorHAnsi"/>
        </w:rPr>
        <w:t>Kalies</w:t>
      </w:r>
      <w:proofErr w:type="spellEnd"/>
      <w:r w:rsidRPr="00EE43B7">
        <w:rPr>
          <w:rFonts w:asciiTheme="minorHAnsi" w:hAnsiTheme="minorHAnsi" w:cstheme="minorHAnsi"/>
        </w:rPr>
        <w:t xml:space="preserve"> with The Nature Conservancy. I will serve as her primary advisor and will ensure this mentoring plan is executed. Catherine and I will have one on one meetings weekly and she will meet with her full team of collaborators and mentors on a monthly basis to provide updates on her project development. </w:t>
      </w:r>
    </w:p>
    <w:p w14:paraId="1614AFD7"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rPr>
        <w:t xml:space="preserve">I have discussed with Catherine what she is hoping to gain for her postdoctoral fellowship experience. We will revisit these conversations immediately upon her starting her position and will work together to develop an </w:t>
      </w:r>
      <w:r w:rsidRPr="00EE43B7">
        <w:rPr>
          <w:rFonts w:asciiTheme="minorHAnsi" w:hAnsiTheme="minorHAnsi" w:cstheme="minorHAnsi"/>
          <w:b/>
        </w:rPr>
        <w:t>Individual Development Plan (IDP)</w:t>
      </w:r>
      <w:r w:rsidRPr="00EE43B7">
        <w:rPr>
          <w:rFonts w:asciiTheme="minorHAnsi" w:hAnsiTheme="minorHAnsi" w:cstheme="minorHAnsi"/>
        </w:rPr>
        <w:t>. It will not only focus on her postdoc experience but would also include the steps required to get to the next phase of her career. Since Catherine has an interest in a non-academic career, her IDP will include areas where she needs more development to fit her specific career goals. We will also conduct an assessment provided by NCSU’s Office of Postdoctoral Affairs (OPA) to determine her areas of strengths and weaknesses so we can identify what trainings and professional development opportunities will be most beneficial. She has also expressed interest in the grant writing and career exploration/consultation services offered through the OPA.</w:t>
      </w:r>
    </w:p>
    <w:p w14:paraId="50F5153E"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b/>
        </w:rPr>
        <w:t xml:space="preserve">Teaching – </w:t>
      </w:r>
      <w:r w:rsidRPr="00EE43B7">
        <w:rPr>
          <w:rFonts w:asciiTheme="minorHAnsi" w:hAnsiTheme="minorHAnsi" w:cstheme="minorHAnsi"/>
        </w:rPr>
        <w:t xml:space="preserve">Catherine is planning to develop a 1 credit hour seminar course for Ph.D. students on exploring non-academic careers. She also plans to take these course materials and condense portions of the information into a webinar that can be offered virtually to students globally. I teach a large (~300 student) Introduction to Environmental Science course and she will be offered several opportunities to guest lecture. Additionally, Catherine will participate in NCSU’s Teaching and Communication certificate which trains postdocs in areas related to preparing a job talk, creating a professional </w:t>
      </w:r>
      <w:proofErr w:type="spellStart"/>
      <w:r w:rsidRPr="00EE43B7">
        <w:rPr>
          <w:rFonts w:asciiTheme="minorHAnsi" w:hAnsiTheme="minorHAnsi" w:cstheme="minorHAnsi"/>
        </w:rPr>
        <w:t>ePortfolio</w:t>
      </w:r>
      <w:proofErr w:type="spellEnd"/>
      <w:r w:rsidRPr="00EE43B7">
        <w:rPr>
          <w:rFonts w:asciiTheme="minorHAnsi" w:hAnsiTheme="minorHAnsi" w:cstheme="minorHAnsi"/>
        </w:rPr>
        <w:t xml:space="preserve">, communicating to diverse learners, etc. </w:t>
      </w:r>
    </w:p>
    <w:p w14:paraId="66723DB5" w14:textId="77777777" w:rsidR="00EE43B7" w:rsidRPr="00EE43B7" w:rsidRDefault="00EE43B7" w:rsidP="00EA742C">
      <w:pPr>
        <w:pStyle w:val="Default"/>
        <w:ind w:firstLine="720"/>
        <w:jc w:val="both"/>
        <w:rPr>
          <w:rFonts w:asciiTheme="minorHAnsi" w:hAnsiTheme="minorHAnsi" w:cstheme="minorHAnsi"/>
        </w:rPr>
      </w:pPr>
      <w:r w:rsidRPr="00EE43B7">
        <w:rPr>
          <w:rFonts w:asciiTheme="minorHAnsi" w:hAnsiTheme="minorHAnsi" w:cstheme="minorHAnsi"/>
          <w:b/>
        </w:rPr>
        <w:t xml:space="preserve">Mentoring – </w:t>
      </w:r>
      <w:r w:rsidRPr="00EE43B7">
        <w:rPr>
          <w:rFonts w:asciiTheme="minorHAnsi" w:hAnsiTheme="minorHAnsi" w:cstheme="minorHAnsi"/>
        </w:rPr>
        <w:t xml:space="preserve">Catherine has expressed an interest in recruiting and mentoring BIPOC students. As mentioned previously, I serve as PI and campus director for a National Needs Fellowship program and the Doris Duke Conservation Scholars Program. Catherine will be directly involved in the recruitment and interviewing efforts associated with the selection of students for at least one of the selection cycles. Additionally, she will develop a mentor pipeline where some of these students will participate. The graduate students will mentor the undergraduates who will then mentor high school students that are a part of a program called </w:t>
      </w:r>
      <w:proofErr w:type="spellStart"/>
      <w:r w:rsidRPr="00EE43B7">
        <w:rPr>
          <w:rFonts w:asciiTheme="minorHAnsi" w:hAnsiTheme="minorHAnsi" w:cstheme="minorHAnsi"/>
        </w:rPr>
        <w:t>EnvironMentors</w:t>
      </w:r>
      <w:proofErr w:type="spellEnd"/>
      <w:r w:rsidRPr="00EE43B7">
        <w:rPr>
          <w:rFonts w:asciiTheme="minorHAnsi" w:hAnsiTheme="minorHAnsi" w:cstheme="minorHAnsi"/>
        </w:rPr>
        <w:t>.</w:t>
      </w:r>
    </w:p>
    <w:p w14:paraId="33457CC7" w14:textId="77777777" w:rsidR="00EE43B7" w:rsidRPr="00EE43B7" w:rsidRDefault="00EE43B7" w:rsidP="00EA742C">
      <w:pPr>
        <w:pStyle w:val="Default"/>
        <w:ind w:firstLine="720"/>
        <w:jc w:val="both"/>
        <w:rPr>
          <w:rFonts w:asciiTheme="minorHAnsi" w:hAnsiTheme="minorHAnsi" w:cstheme="minorHAnsi"/>
          <w:b/>
          <w:u w:val="single"/>
        </w:rPr>
      </w:pPr>
      <w:r w:rsidRPr="00EE43B7">
        <w:rPr>
          <w:rFonts w:asciiTheme="minorHAnsi" w:hAnsiTheme="minorHAnsi" w:cstheme="minorHAnsi"/>
          <w:b/>
        </w:rPr>
        <w:t xml:space="preserve">Public Science/Community Outreach – </w:t>
      </w:r>
      <w:r w:rsidRPr="00EE43B7">
        <w:rPr>
          <w:rFonts w:asciiTheme="minorHAnsi" w:hAnsiTheme="minorHAnsi" w:cstheme="minorHAnsi"/>
        </w:rPr>
        <w:t>Since Catherine is interested in a non-academic position I will ensure she has lots of experience conveying her scientific findings to the public. She will present once a year as part of their Science Café series. Additionally, Tara and Liz have plans for her to present to their teams as well as at local and national conferences.</w:t>
      </w:r>
    </w:p>
    <w:p w14:paraId="0BD0A986" w14:textId="77777777" w:rsidR="00EE43B7" w:rsidRPr="00644D7D" w:rsidRDefault="00EE43B7" w:rsidP="00EA742C">
      <w:pPr>
        <w:pStyle w:val="Default"/>
        <w:jc w:val="both"/>
        <w:rPr>
          <w:sz w:val="10"/>
          <w:szCs w:val="10"/>
        </w:rPr>
      </w:pPr>
    </w:p>
    <w:p w14:paraId="5F043B3E" w14:textId="77777777" w:rsidR="00EE43B7" w:rsidRPr="004A2114" w:rsidRDefault="00EE43B7" w:rsidP="00EA742C">
      <w:pPr>
        <w:autoSpaceDE w:val="0"/>
        <w:autoSpaceDN w:val="0"/>
        <w:adjustRightInd w:val="0"/>
        <w:jc w:val="both"/>
        <w:rPr>
          <w:rFonts w:cs="Arial"/>
        </w:rPr>
      </w:pPr>
      <w:r w:rsidRPr="004A2114">
        <w:rPr>
          <w:rFonts w:cs="Arial"/>
        </w:rPr>
        <w:t>Sincerely,</w:t>
      </w:r>
    </w:p>
    <w:p w14:paraId="406190E4" w14:textId="77777777" w:rsidR="00EE43B7" w:rsidRPr="004A2114" w:rsidRDefault="00EE43B7" w:rsidP="00EA742C">
      <w:pPr>
        <w:autoSpaceDE w:val="0"/>
        <w:autoSpaceDN w:val="0"/>
        <w:adjustRightInd w:val="0"/>
        <w:jc w:val="both"/>
        <w:rPr>
          <w:rFonts w:cs="Arial"/>
        </w:rPr>
      </w:pPr>
    </w:p>
    <w:p w14:paraId="7A004CB9" w14:textId="77777777" w:rsidR="00EE43B7" w:rsidRPr="004A2114" w:rsidRDefault="00EE43B7" w:rsidP="00EA742C">
      <w:pPr>
        <w:autoSpaceDE w:val="0"/>
        <w:autoSpaceDN w:val="0"/>
        <w:adjustRightInd w:val="0"/>
        <w:jc w:val="both"/>
        <w:rPr>
          <w:rFonts w:cs="Arial"/>
        </w:rPr>
      </w:pPr>
      <w:r w:rsidRPr="004A2114">
        <w:rPr>
          <w:rFonts w:cs="Arial"/>
          <w:noProof/>
        </w:rPr>
        <w:drawing>
          <wp:inline distT="0" distB="0" distL="0" distR="0" wp14:anchorId="38066DBA" wp14:editId="69AC4585">
            <wp:extent cx="1043940" cy="464820"/>
            <wp:effectExtent l="0" t="0" r="3810" b="0"/>
            <wp:docPr id="8" name="Picture 8" descr="C:\Users\zakiy\Dropbox\NCSU file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iy\Dropbox\NCSU files\sign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3940" cy="464820"/>
                    </a:xfrm>
                    <a:prstGeom prst="rect">
                      <a:avLst/>
                    </a:prstGeom>
                    <a:noFill/>
                    <a:ln>
                      <a:noFill/>
                    </a:ln>
                  </pic:spPr>
                </pic:pic>
              </a:graphicData>
            </a:graphic>
          </wp:inline>
        </w:drawing>
      </w:r>
    </w:p>
    <w:p w14:paraId="788C4380" w14:textId="77777777" w:rsidR="00EE43B7" w:rsidRPr="004A2114" w:rsidRDefault="00EE43B7" w:rsidP="00EA742C">
      <w:pPr>
        <w:autoSpaceDE w:val="0"/>
        <w:autoSpaceDN w:val="0"/>
        <w:adjustRightInd w:val="0"/>
        <w:jc w:val="both"/>
        <w:rPr>
          <w:rFonts w:cs="Arial"/>
        </w:rPr>
      </w:pPr>
      <w:proofErr w:type="spellStart"/>
      <w:r w:rsidRPr="004A2114">
        <w:rPr>
          <w:rFonts w:cs="Arial"/>
        </w:rPr>
        <w:t>Zakiya</w:t>
      </w:r>
      <w:proofErr w:type="spellEnd"/>
      <w:r w:rsidRPr="004A2114">
        <w:rPr>
          <w:rFonts w:cs="Arial"/>
        </w:rPr>
        <w:t xml:space="preserve"> Leggett, Ph.D., Assistant Professor</w:t>
      </w:r>
    </w:p>
    <w:p w14:paraId="78BC271B" w14:textId="77777777" w:rsidR="00EE43B7" w:rsidRPr="00EE43B7" w:rsidRDefault="00EE43B7" w:rsidP="00EA742C">
      <w:pPr>
        <w:jc w:val="center"/>
        <w:rPr>
          <w:rFonts w:cstheme="minorHAnsi"/>
          <w:b/>
        </w:rPr>
      </w:pPr>
      <w:r w:rsidRPr="00EE43B7">
        <w:rPr>
          <w:rFonts w:cstheme="minorHAnsi"/>
          <w:b/>
        </w:rPr>
        <w:lastRenderedPageBreak/>
        <w:t>Current and Pending</w:t>
      </w:r>
    </w:p>
    <w:p w14:paraId="65351FA2" w14:textId="77777777" w:rsidR="00EE43B7" w:rsidRPr="00EE43B7" w:rsidRDefault="00EE43B7" w:rsidP="00EA742C">
      <w:pPr>
        <w:jc w:val="center"/>
        <w:rPr>
          <w:rFonts w:cstheme="minorHAnsi"/>
          <w:b/>
        </w:rPr>
      </w:pPr>
      <w:r w:rsidRPr="00EE43B7">
        <w:rPr>
          <w:rFonts w:cstheme="minorHAnsi"/>
          <w:b/>
        </w:rPr>
        <w:t xml:space="preserve">Investigator: </w:t>
      </w:r>
      <w:proofErr w:type="spellStart"/>
      <w:r w:rsidRPr="00EE43B7">
        <w:rPr>
          <w:rFonts w:cstheme="minorHAnsi"/>
          <w:b/>
        </w:rPr>
        <w:t>Zakiya</w:t>
      </w:r>
      <w:proofErr w:type="spellEnd"/>
      <w:r w:rsidRPr="00EE43B7">
        <w:rPr>
          <w:rFonts w:cstheme="minorHAnsi"/>
          <w:b/>
        </w:rPr>
        <w:t xml:space="preserve"> Leggett</w:t>
      </w:r>
    </w:p>
    <w:p w14:paraId="420B6830" w14:textId="77777777" w:rsidR="00EE43B7" w:rsidRPr="00EE43B7" w:rsidRDefault="00EE43B7" w:rsidP="00EA742C">
      <w:pPr>
        <w:jc w:val="both"/>
        <w:rPr>
          <w:rFonts w:cstheme="minorHAnsi"/>
          <w:b/>
        </w:rPr>
      </w:pPr>
    </w:p>
    <w:p w14:paraId="4AA8C736" w14:textId="77777777" w:rsidR="00EE43B7" w:rsidRPr="00EE43B7" w:rsidRDefault="00EE43B7" w:rsidP="00EA742C">
      <w:pPr>
        <w:jc w:val="both"/>
        <w:rPr>
          <w:rFonts w:cstheme="minorHAnsi"/>
          <w:b/>
          <w:i/>
        </w:rPr>
      </w:pPr>
      <w:r w:rsidRPr="00EE43B7">
        <w:rPr>
          <w:rFonts w:cstheme="minorHAnsi"/>
          <w:b/>
          <w:i/>
        </w:rPr>
        <w:t>CURRENT:</w:t>
      </w:r>
    </w:p>
    <w:p w14:paraId="47EF5149" w14:textId="0C79D7C4"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RCN-UBE: The Undergraduate Network for Increasing Diversity of Ecologists (UNIDE)</w:t>
      </w:r>
    </w:p>
    <w:p w14:paraId="430E4239"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National Science Foundation (NSF)</w:t>
      </w:r>
    </w:p>
    <w:p w14:paraId="150F6358" w14:textId="77777777" w:rsidR="00EE43B7" w:rsidRPr="00EE43B7" w:rsidRDefault="00EE43B7" w:rsidP="00EA742C">
      <w:pPr>
        <w:ind w:left="720"/>
        <w:jc w:val="both"/>
        <w:rPr>
          <w:rFonts w:cstheme="minorHAnsi"/>
        </w:rPr>
      </w:pPr>
      <w:r w:rsidRPr="00EE43B7">
        <w:rPr>
          <w:rFonts w:cstheme="minorHAnsi"/>
          <w:b/>
        </w:rPr>
        <w:t xml:space="preserve">Total Award Amount: </w:t>
      </w:r>
      <w:r w:rsidRPr="00EE43B7">
        <w:rPr>
          <w:rFonts w:cstheme="minorHAnsi"/>
        </w:rPr>
        <w:t>$499,432</w:t>
      </w:r>
    </w:p>
    <w:p w14:paraId="0FC19DCD" w14:textId="18E3D0F3" w:rsidR="00EE43B7" w:rsidRPr="00EA742C"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July 2020 – August 2025</w:t>
      </w:r>
    </w:p>
    <w:p w14:paraId="11CF8151" w14:textId="77853A81"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Increasing awareness, recruitment and retention of underrepresented minority students in forest resources with summer research experiences in NC. </w:t>
      </w:r>
    </w:p>
    <w:p w14:paraId="60A0AA9C"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Weyerhaeuser Giving Fund</w:t>
      </w:r>
    </w:p>
    <w:p w14:paraId="0EBE06A1"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$4800</w:t>
      </w:r>
    </w:p>
    <w:p w14:paraId="484B5DF8" w14:textId="707E0A29" w:rsidR="00EE43B7" w:rsidRPr="00EA742C"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May 2021 - August 2021</w:t>
      </w:r>
    </w:p>
    <w:p w14:paraId="0E60CD89" w14:textId="3F629E3B"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Forestry of the Future: Improving student readiness and workforce participation of underrepresented minority populations in forest resources</w:t>
      </w:r>
    </w:p>
    <w:p w14:paraId="32B9BD76"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USDA NIFA National Needs Fellowship</w:t>
      </w:r>
    </w:p>
    <w:p w14:paraId="1AA636A7"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$246,000</w:t>
      </w:r>
    </w:p>
    <w:p w14:paraId="023681C6" w14:textId="2E58B6EA" w:rsidR="00EE43B7" w:rsidRPr="00EA742C"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April 2020 – March 2025</w:t>
      </w:r>
    </w:p>
    <w:p w14:paraId="001D4999" w14:textId="71C0699C"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Doris Duke Conservation Scholars Program   </w:t>
      </w:r>
    </w:p>
    <w:p w14:paraId="7E9D1CB1"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Doris Duke Charitable Foundation</w:t>
      </w:r>
    </w:p>
    <w:p w14:paraId="6C62A648" w14:textId="77777777" w:rsidR="00EE43B7" w:rsidRPr="00EE43B7" w:rsidRDefault="00EE43B7" w:rsidP="00EA742C">
      <w:pPr>
        <w:ind w:firstLine="720"/>
        <w:jc w:val="both"/>
        <w:rPr>
          <w:rFonts w:cstheme="minorHAnsi"/>
        </w:rPr>
      </w:pPr>
      <w:r w:rsidRPr="00EE43B7">
        <w:rPr>
          <w:rFonts w:cstheme="minorHAnsi"/>
          <w:b/>
        </w:rPr>
        <w:t>Total Award Amount:</w:t>
      </w:r>
      <w:r w:rsidRPr="00EE43B7">
        <w:rPr>
          <w:rFonts w:cstheme="minorHAnsi"/>
        </w:rPr>
        <w:t xml:space="preserve"> $310,554</w:t>
      </w:r>
    </w:p>
    <w:p w14:paraId="4158E335" w14:textId="1C6DF7C4" w:rsidR="00EE43B7" w:rsidRPr="00EE43B7"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December 2019 –September 2023</w:t>
      </w:r>
    </w:p>
    <w:p w14:paraId="0A112E8A" w14:textId="141906BB"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Improving Establishment Practices of Pure and Mixed Hardwood Plantations by Refining Soil Suitability Indices for Black Walnut and Evaluating Soil Microbial Communities</w:t>
      </w:r>
    </w:p>
    <w:p w14:paraId="50332625"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USDA Forest Service</w:t>
      </w:r>
      <w:r w:rsidRPr="00EE43B7">
        <w:rPr>
          <w:rFonts w:cstheme="minorHAnsi"/>
        </w:rPr>
        <w:tab/>
      </w:r>
    </w:p>
    <w:p w14:paraId="554B3441"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$80,000</w:t>
      </w:r>
    </w:p>
    <w:p w14:paraId="170758FD" w14:textId="6E4A814F" w:rsidR="00EE43B7" w:rsidRPr="00EE43B7"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September 2019 - September 2021</w:t>
      </w:r>
    </w:p>
    <w:p w14:paraId="0FED8EA5" w14:textId="70C613FC" w:rsidR="00EE43B7" w:rsidRPr="00EA742C" w:rsidRDefault="00EE43B7" w:rsidP="00EA742C">
      <w:pPr>
        <w:pStyle w:val="ListParagraph"/>
        <w:numPr>
          <w:ilvl w:val="0"/>
          <w:numId w:val="16"/>
        </w:numPr>
        <w:jc w:val="both"/>
        <w:rPr>
          <w:rFonts w:cstheme="minorHAnsi"/>
        </w:rPr>
      </w:pPr>
      <w:r w:rsidRPr="00EA742C">
        <w:rPr>
          <w:rFonts w:cstheme="minorHAnsi"/>
          <w:b/>
        </w:rPr>
        <w:t>Project/Proposal Title:</w:t>
      </w:r>
      <w:r w:rsidRPr="00EA742C">
        <w:rPr>
          <w:rFonts w:cstheme="minorHAnsi"/>
        </w:rPr>
        <w:t xml:space="preserve"> Scholars for Conservation Leadership Program</w:t>
      </w:r>
    </w:p>
    <w:p w14:paraId="27861447" w14:textId="0A4EBB16"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Land Trust Alliance</w:t>
      </w:r>
    </w:p>
    <w:p w14:paraId="5DC4B471"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$80,000</w:t>
      </w:r>
    </w:p>
    <w:p w14:paraId="09BA6251" w14:textId="0CEA604B" w:rsidR="00EE43B7"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August 2019 - May 2021</w:t>
      </w:r>
    </w:p>
    <w:p w14:paraId="167CE495" w14:textId="77777777" w:rsidR="00EA742C" w:rsidRPr="00EE43B7" w:rsidRDefault="00EA742C" w:rsidP="00EA742C">
      <w:pPr>
        <w:ind w:firstLine="720"/>
        <w:jc w:val="both"/>
        <w:rPr>
          <w:rFonts w:cstheme="minorHAnsi"/>
        </w:rPr>
      </w:pPr>
    </w:p>
    <w:p w14:paraId="4E5A7014" w14:textId="77777777" w:rsidR="00EE43B7" w:rsidRPr="00EE43B7" w:rsidRDefault="00EE43B7" w:rsidP="00EA742C">
      <w:pPr>
        <w:jc w:val="both"/>
        <w:rPr>
          <w:rFonts w:cstheme="minorHAnsi"/>
          <w:b/>
          <w:i/>
        </w:rPr>
      </w:pPr>
      <w:r w:rsidRPr="00EE43B7">
        <w:rPr>
          <w:rFonts w:cstheme="minorHAnsi"/>
          <w:b/>
          <w:i/>
        </w:rPr>
        <w:t>PENDING:</w:t>
      </w:r>
    </w:p>
    <w:p w14:paraId="7E8A8102" w14:textId="5C541584" w:rsidR="00EE43B7" w:rsidRPr="00EA742C" w:rsidRDefault="00EE43B7" w:rsidP="00EA742C">
      <w:pPr>
        <w:pStyle w:val="ListParagraph"/>
        <w:numPr>
          <w:ilvl w:val="0"/>
          <w:numId w:val="17"/>
        </w:numPr>
        <w:jc w:val="both"/>
        <w:rPr>
          <w:rFonts w:cstheme="minorHAnsi"/>
        </w:rPr>
      </w:pPr>
      <w:r w:rsidRPr="00EA742C">
        <w:rPr>
          <w:rFonts w:cstheme="minorHAnsi"/>
          <w:b/>
        </w:rPr>
        <w:t>Project/Proposal Title:</w:t>
      </w:r>
      <w:r w:rsidRPr="00EA742C">
        <w:rPr>
          <w:rFonts w:cstheme="minorHAnsi"/>
        </w:rPr>
        <w:t xml:space="preserve"> Genetic improvement of industrial hemp fibers</w:t>
      </w:r>
    </w:p>
    <w:p w14:paraId="22843073"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NC Department of Agriculture &amp; Consumer Services</w:t>
      </w:r>
    </w:p>
    <w:p w14:paraId="44437608"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$149,742</w:t>
      </w:r>
    </w:p>
    <w:p w14:paraId="762A12AB" w14:textId="41F51A3B" w:rsidR="00EE43B7" w:rsidRPr="00EE43B7"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February 2021 - November 2022</w:t>
      </w:r>
    </w:p>
    <w:p w14:paraId="471B1D96" w14:textId="355528E9" w:rsidR="00EE43B7" w:rsidRPr="00EA742C" w:rsidRDefault="00EE43B7" w:rsidP="00EA742C">
      <w:pPr>
        <w:pStyle w:val="ListParagraph"/>
        <w:numPr>
          <w:ilvl w:val="0"/>
          <w:numId w:val="17"/>
        </w:numPr>
        <w:jc w:val="both"/>
        <w:rPr>
          <w:rFonts w:cstheme="minorHAnsi"/>
        </w:rPr>
      </w:pPr>
      <w:r w:rsidRPr="00EA742C">
        <w:rPr>
          <w:rFonts w:cstheme="minorHAnsi"/>
          <w:b/>
        </w:rPr>
        <w:t>Project/Proposal Title</w:t>
      </w:r>
      <w:r w:rsidRPr="00EA742C">
        <w:rPr>
          <w:rFonts w:cstheme="minorHAnsi"/>
        </w:rPr>
        <w:t xml:space="preserve"> Financial Feasibility of Hemp Production</w:t>
      </w:r>
    </w:p>
    <w:p w14:paraId="764AD9E2" w14:textId="77777777" w:rsidR="00EE43B7" w:rsidRPr="00EE43B7" w:rsidRDefault="00EE43B7" w:rsidP="00EA742C">
      <w:pPr>
        <w:ind w:firstLine="720"/>
        <w:jc w:val="both"/>
        <w:rPr>
          <w:rFonts w:cstheme="minorHAnsi"/>
        </w:rPr>
      </w:pPr>
      <w:r w:rsidRPr="00EE43B7">
        <w:rPr>
          <w:rFonts w:cstheme="minorHAnsi"/>
          <w:b/>
        </w:rPr>
        <w:t>Source of Support:</w:t>
      </w:r>
      <w:r w:rsidRPr="00EE43B7">
        <w:rPr>
          <w:rFonts w:cstheme="minorHAnsi"/>
        </w:rPr>
        <w:t xml:space="preserve"> NC Department of Agriculture &amp; Consumer Services</w:t>
      </w:r>
    </w:p>
    <w:p w14:paraId="30959D80" w14:textId="77777777" w:rsidR="00EE43B7" w:rsidRPr="00EE43B7" w:rsidRDefault="00EE43B7" w:rsidP="00EA742C">
      <w:pPr>
        <w:ind w:firstLine="720"/>
        <w:jc w:val="both"/>
        <w:rPr>
          <w:rFonts w:cstheme="minorHAnsi"/>
        </w:rPr>
      </w:pPr>
      <w:r w:rsidRPr="00EE43B7">
        <w:rPr>
          <w:rFonts w:cstheme="minorHAnsi"/>
          <w:b/>
        </w:rPr>
        <w:t xml:space="preserve">Total Award Amount: </w:t>
      </w:r>
      <w:r w:rsidRPr="00EE43B7">
        <w:rPr>
          <w:rFonts w:cstheme="minorHAnsi"/>
        </w:rPr>
        <w:t>$49,947</w:t>
      </w:r>
    </w:p>
    <w:p w14:paraId="16E74D31" w14:textId="7CC68EFA" w:rsidR="00BC5CFA" w:rsidRPr="00EA742C" w:rsidRDefault="00EE43B7" w:rsidP="00EA742C">
      <w:pPr>
        <w:ind w:firstLine="720"/>
        <w:jc w:val="both"/>
        <w:rPr>
          <w:rFonts w:cstheme="minorHAnsi"/>
        </w:rPr>
      </w:pPr>
      <w:r w:rsidRPr="00EE43B7">
        <w:rPr>
          <w:rFonts w:cstheme="minorHAnsi"/>
          <w:b/>
        </w:rPr>
        <w:t>Total Award Period Covered:</w:t>
      </w:r>
      <w:r w:rsidRPr="00EE43B7">
        <w:rPr>
          <w:rFonts w:cstheme="minorHAnsi"/>
        </w:rPr>
        <w:t xml:space="preserve"> March 2021 – March 2023</w:t>
      </w:r>
    </w:p>
    <w:sectPr w:rsidR="00BC5CFA" w:rsidRPr="00EA742C" w:rsidSect="00962BC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DF8A8" w14:textId="77777777" w:rsidR="002223C7" w:rsidRDefault="002223C7" w:rsidP="00D90549">
      <w:r>
        <w:separator/>
      </w:r>
    </w:p>
  </w:endnote>
  <w:endnote w:type="continuationSeparator" w:id="0">
    <w:p w14:paraId="17819BE8" w14:textId="77777777" w:rsidR="002223C7" w:rsidRDefault="002223C7" w:rsidP="00D90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man"/>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7867672"/>
      <w:docPartObj>
        <w:docPartGallery w:val="Page Numbers (Bottom of Page)"/>
        <w:docPartUnique/>
      </w:docPartObj>
    </w:sdtPr>
    <w:sdtEndPr>
      <w:rPr>
        <w:rStyle w:val="PageNumber"/>
      </w:rPr>
    </w:sdtEndPr>
    <w:sdtContent>
      <w:p w14:paraId="32D68295" w14:textId="7327C821" w:rsidR="00456E39" w:rsidRDefault="00456E39" w:rsidP="00456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3F48BE" w14:textId="77777777" w:rsidR="00456E39" w:rsidRDefault="00456E39" w:rsidP="00D905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6896300"/>
      <w:docPartObj>
        <w:docPartGallery w:val="Page Numbers (Bottom of Page)"/>
        <w:docPartUnique/>
      </w:docPartObj>
    </w:sdtPr>
    <w:sdtEndPr>
      <w:rPr>
        <w:rStyle w:val="PageNumber"/>
      </w:rPr>
    </w:sdtEndPr>
    <w:sdtContent>
      <w:p w14:paraId="4B406353" w14:textId="3AC63681" w:rsidR="00456E39" w:rsidRDefault="00456E39" w:rsidP="00456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FBDC55" w14:textId="77777777" w:rsidR="00456E39" w:rsidRDefault="00456E39" w:rsidP="00D905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BC30A" w14:textId="77777777" w:rsidR="002223C7" w:rsidRDefault="002223C7" w:rsidP="00D90549">
      <w:r>
        <w:separator/>
      </w:r>
    </w:p>
  </w:footnote>
  <w:footnote w:type="continuationSeparator" w:id="0">
    <w:p w14:paraId="2D02370F" w14:textId="77777777" w:rsidR="002223C7" w:rsidRDefault="002223C7" w:rsidP="00D90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A0C31"/>
    <w:multiLevelType w:val="hybridMultilevel"/>
    <w:tmpl w:val="5BE83662"/>
    <w:lvl w:ilvl="0" w:tplc="2E6EA1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A598C"/>
    <w:multiLevelType w:val="hybridMultilevel"/>
    <w:tmpl w:val="25B2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71"/>
    <w:multiLevelType w:val="hybridMultilevel"/>
    <w:tmpl w:val="8C1EC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92D24"/>
    <w:multiLevelType w:val="hybridMultilevel"/>
    <w:tmpl w:val="3DF2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05F8E"/>
    <w:multiLevelType w:val="hybridMultilevel"/>
    <w:tmpl w:val="1E10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52080"/>
    <w:multiLevelType w:val="hybridMultilevel"/>
    <w:tmpl w:val="12A6D8C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6" w15:restartNumberingAfterBreak="0">
    <w:nsid w:val="38B06732"/>
    <w:multiLevelType w:val="multilevel"/>
    <w:tmpl w:val="8D80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65EA5"/>
    <w:multiLevelType w:val="hybridMultilevel"/>
    <w:tmpl w:val="52F29228"/>
    <w:lvl w:ilvl="0" w:tplc="35EC11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DD3D25"/>
    <w:multiLevelType w:val="hybridMultilevel"/>
    <w:tmpl w:val="DA1E3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C5C00"/>
    <w:multiLevelType w:val="hybridMultilevel"/>
    <w:tmpl w:val="A1280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36CBB"/>
    <w:multiLevelType w:val="hybridMultilevel"/>
    <w:tmpl w:val="FEF6B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F13F13"/>
    <w:multiLevelType w:val="hybridMultilevel"/>
    <w:tmpl w:val="FAE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342FB1"/>
    <w:multiLevelType w:val="hybridMultilevel"/>
    <w:tmpl w:val="C28E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9A7B1A"/>
    <w:multiLevelType w:val="hybridMultilevel"/>
    <w:tmpl w:val="C9905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656BC"/>
    <w:multiLevelType w:val="hybridMultilevel"/>
    <w:tmpl w:val="7DACB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D93C35"/>
    <w:multiLevelType w:val="hybridMultilevel"/>
    <w:tmpl w:val="DA30D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65606"/>
    <w:multiLevelType w:val="hybridMultilevel"/>
    <w:tmpl w:val="E3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1"/>
  </w:num>
  <w:num w:numId="5">
    <w:abstractNumId w:val="8"/>
  </w:num>
  <w:num w:numId="6">
    <w:abstractNumId w:val="10"/>
  </w:num>
  <w:num w:numId="7">
    <w:abstractNumId w:val="16"/>
  </w:num>
  <w:num w:numId="8">
    <w:abstractNumId w:val="12"/>
  </w:num>
  <w:num w:numId="9">
    <w:abstractNumId w:val="9"/>
  </w:num>
  <w:num w:numId="10">
    <w:abstractNumId w:val="6"/>
  </w:num>
  <w:num w:numId="11">
    <w:abstractNumId w:val="15"/>
  </w:num>
  <w:num w:numId="12">
    <w:abstractNumId w:val="13"/>
  </w:num>
  <w:num w:numId="13">
    <w:abstractNumId w:val="14"/>
  </w:num>
  <w:num w:numId="14">
    <w:abstractNumId w:val="2"/>
  </w:num>
  <w:num w:numId="15">
    <w:abstractNumId w:val="5"/>
  </w:num>
  <w:num w:numId="16">
    <w:abstractNumId w:val="7"/>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kiya Holmes Leggett">
    <w15:presenceInfo w15:providerId="AD" w15:userId="S-1-5-21-2670277017-1606584948-3883025002-222052"/>
  </w15:person>
  <w15:person w15:author="Chamberlain, Catherine">
    <w15:presenceInfo w15:providerId="AD" w15:userId="S::cchamberlain@g.harvard.edu::813b39f4-b418-4e7f-9666-a805f569ae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A5C"/>
    <w:rsid w:val="00036E2D"/>
    <w:rsid w:val="001D5708"/>
    <w:rsid w:val="002223C7"/>
    <w:rsid w:val="002A6945"/>
    <w:rsid w:val="002B4554"/>
    <w:rsid w:val="002F1A5C"/>
    <w:rsid w:val="00332DDF"/>
    <w:rsid w:val="00456E39"/>
    <w:rsid w:val="00582317"/>
    <w:rsid w:val="00590E5D"/>
    <w:rsid w:val="005910DC"/>
    <w:rsid w:val="00684E77"/>
    <w:rsid w:val="00746E26"/>
    <w:rsid w:val="00872CD0"/>
    <w:rsid w:val="008E61D7"/>
    <w:rsid w:val="009024BB"/>
    <w:rsid w:val="00962BCE"/>
    <w:rsid w:val="00A01D88"/>
    <w:rsid w:val="00BA042A"/>
    <w:rsid w:val="00BC5CFA"/>
    <w:rsid w:val="00C4491C"/>
    <w:rsid w:val="00C97867"/>
    <w:rsid w:val="00CB5AD9"/>
    <w:rsid w:val="00D90549"/>
    <w:rsid w:val="00DC75F6"/>
    <w:rsid w:val="00EA742C"/>
    <w:rsid w:val="00EE43B7"/>
    <w:rsid w:val="00F56474"/>
    <w:rsid w:val="00FE3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773D9"/>
  <w15:chartTrackingRefBased/>
  <w15:docId w15:val="{6883D631-49E5-7E4E-8445-D3E19B84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1A5C"/>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D90549"/>
    <w:pPr>
      <w:tabs>
        <w:tab w:val="center" w:pos="4680"/>
        <w:tab w:val="right" w:pos="9360"/>
      </w:tabs>
    </w:pPr>
  </w:style>
  <w:style w:type="character" w:customStyle="1" w:styleId="FooterChar">
    <w:name w:val="Footer Char"/>
    <w:basedOn w:val="DefaultParagraphFont"/>
    <w:link w:val="Footer"/>
    <w:uiPriority w:val="99"/>
    <w:rsid w:val="00D90549"/>
  </w:style>
  <w:style w:type="character" w:styleId="PageNumber">
    <w:name w:val="page number"/>
    <w:basedOn w:val="DefaultParagraphFont"/>
    <w:uiPriority w:val="99"/>
    <w:semiHidden/>
    <w:unhideWhenUsed/>
    <w:rsid w:val="00D90549"/>
  </w:style>
  <w:style w:type="paragraph" w:styleId="ListParagraph">
    <w:name w:val="List Paragraph"/>
    <w:basedOn w:val="Normal"/>
    <w:uiPriority w:val="34"/>
    <w:qFormat/>
    <w:rsid w:val="00C4491C"/>
    <w:pPr>
      <w:ind w:left="720"/>
      <w:contextualSpacing/>
    </w:pPr>
  </w:style>
  <w:style w:type="character" w:styleId="Hyperlink">
    <w:name w:val="Hyperlink"/>
    <w:basedOn w:val="DefaultParagraphFont"/>
    <w:uiPriority w:val="99"/>
    <w:unhideWhenUsed/>
    <w:rsid w:val="00746E26"/>
    <w:rPr>
      <w:color w:val="0563C1" w:themeColor="hyperlink"/>
      <w:u w:val="single"/>
    </w:rPr>
  </w:style>
  <w:style w:type="character" w:styleId="UnresolvedMention">
    <w:name w:val="Unresolved Mention"/>
    <w:basedOn w:val="DefaultParagraphFont"/>
    <w:uiPriority w:val="99"/>
    <w:semiHidden/>
    <w:unhideWhenUsed/>
    <w:rsid w:val="00746E26"/>
    <w:rPr>
      <w:color w:val="605E5C"/>
      <w:shd w:val="clear" w:color="auto" w:fill="E1DFDD"/>
    </w:rPr>
  </w:style>
  <w:style w:type="character" w:styleId="FollowedHyperlink">
    <w:name w:val="FollowedHyperlink"/>
    <w:basedOn w:val="DefaultParagraphFont"/>
    <w:uiPriority w:val="99"/>
    <w:semiHidden/>
    <w:unhideWhenUsed/>
    <w:rsid w:val="00746E26"/>
    <w:rPr>
      <w:color w:val="954F72" w:themeColor="followedHyperlink"/>
      <w:u w:val="single"/>
    </w:rPr>
  </w:style>
  <w:style w:type="paragraph" w:styleId="BalloonText">
    <w:name w:val="Balloon Text"/>
    <w:basedOn w:val="Normal"/>
    <w:link w:val="BalloonTextChar"/>
    <w:uiPriority w:val="99"/>
    <w:semiHidden/>
    <w:unhideWhenUsed/>
    <w:rsid w:val="00BA04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2A"/>
    <w:rPr>
      <w:rFonts w:ascii="Times New Roman" w:hAnsi="Times New Roman" w:cs="Times New Roman"/>
      <w:sz w:val="18"/>
      <w:szCs w:val="18"/>
    </w:rPr>
  </w:style>
  <w:style w:type="paragraph" w:styleId="Caption">
    <w:name w:val="caption"/>
    <w:basedOn w:val="Normal"/>
    <w:next w:val="Normal"/>
    <w:uiPriority w:val="99"/>
    <w:qFormat/>
    <w:rsid w:val="00456E39"/>
    <w:pPr>
      <w:keepLines/>
      <w:autoSpaceDE w:val="0"/>
      <w:autoSpaceDN w:val="0"/>
      <w:adjustRightInd w:val="0"/>
      <w:spacing w:before="120" w:after="120"/>
    </w:pPr>
    <w:rPr>
      <w:rFonts w:ascii="Times New Roman" w:eastAsiaTheme="minorEastAsia" w:hAnsi="Times New Roman" w:cs="Times New Roman"/>
      <w:noProof/>
    </w:rPr>
  </w:style>
  <w:style w:type="character" w:styleId="CommentReference">
    <w:name w:val="annotation reference"/>
    <w:basedOn w:val="DefaultParagraphFont"/>
    <w:uiPriority w:val="99"/>
    <w:semiHidden/>
    <w:unhideWhenUsed/>
    <w:rsid w:val="00456E39"/>
    <w:rPr>
      <w:sz w:val="16"/>
      <w:szCs w:val="16"/>
    </w:rPr>
  </w:style>
  <w:style w:type="paragraph" w:styleId="CommentText">
    <w:name w:val="annotation text"/>
    <w:basedOn w:val="Normal"/>
    <w:link w:val="CommentTextChar"/>
    <w:uiPriority w:val="99"/>
    <w:semiHidden/>
    <w:unhideWhenUsed/>
    <w:rsid w:val="00456E39"/>
    <w:rPr>
      <w:sz w:val="20"/>
      <w:szCs w:val="20"/>
    </w:rPr>
  </w:style>
  <w:style w:type="character" w:customStyle="1" w:styleId="CommentTextChar">
    <w:name w:val="Comment Text Char"/>
    <w:basedOn w:val="DefaultParagraphFont"/>
    <w:link w:val="CommentText"/>
    <w:uiPriority w:val="99"/>
    <w:semiHidden/>
    <w:rsid w:val="00456E39"/>
    <w:rPr>
      <w:sz w:val="20"/>
      <w:szCs w:val="20"/>
    </w:rPr>
  </w:style>
  <w:style w:type="paragraph" w:styleId="Revision">
    <w:name w:val="Revision"/>
    <w:hidden/>
    <w:uiPriority w:val="99"/>
    <w:semiHidden/>
    <w:rsid w:val="00BC5CFA"/>
  </w:style>
  <w:style w:type="paragraph" w:styleId="CommentSubject">
    <w:name w:val="annotation subject"/>
    <w:basedOn w:val="CommentText"/>
    <w:next w:val="CommentText"/>
    <w:link w:val="CommentSubjectChar"/>
    <w:uiPriority w:val="99"/>
    <w:semiHidden/>
    <w:unhideWhenUsed/>
    <w:rsid w:val="00BC5CFA"/>
    <w:rPr>
      <w:b/>
      <w:bCs/>
    </w:rPr>
  </w:style>
  <w:style w:type="character" w:customStyle="1" w:styleId="CommentSubjectChar">
    <w:name w:val="Comment Subject Char"/>
    <w:basedOn w:val="CommentTextChar"/>
    <w:link w:val="CommentSubject"/>
    <w:uiPriority w:val="99"/>
    <w:semiHidden/>
    <w:rsid w:val="00BC5CFA"/>
    <w:rPr>
      <w:b/>
      <w:bCs/>
      <w:sz w:val="20"/>
      <w:szCs w:val="20"/>
    </w:rPr>
  </w:style>
  <w:style w:type="paragraph" w:customStyle="1" w:styleId="bibitem">
    <w:name w:val="bibitem"/>
    <w:basedOn w:val="Normal"/>
    <w:uiPriority w:val="99"/>
    <w:rsid w:val="00BC5CFA"/>
    <w:pPr>
      <w:widowControl w:val="0"/>
      <w:autoSpaceDE w:val="0"/>
      <w:autoSpaceDN w:val="0"/>
      <w:adjustRightInd w:val="0"/>
      <w:ind w:left="567" w:hanging="567"/>
    </w:pPr>
    <w:rPr>
      <w:rFonts w:ascii="Times New Roman" w:eastAsiaTheme="minorEastAsia" w:hAnsi="Times New Roman" w:cs="Times New Roman"/>
      <w:noProof/>
      <w:sz w:val="20"/>
      <w:szCs w:val="20"/>
    </w:rPr>
  </w:style>
  <w:style w:type="paragraph" w:styleId="Header">
    <w:name w:val="header"/>
    <w:basedOn w:val="Normal"/>
    <w:link w:val="HeaderChar"/>
    <w:uiPriority w:val="99"/>
    <w:unhideWhenUsed/>
    <w:rsid w:val="00DC75F6"/>
    <w:pPr>
      <w:tabs>
        <w:tab w:val="center" w:pos="4680"/>
        <w:tab w:val="right" w:pos="9360"/>
      </w:tabs>
    </w:pPr>
  </w:style>
  <w:style w:type="character" w:customStyle="1" w:styleId="HeaderChar">
    <w:name w:val="Header Char"/>
    <w:basedOn w:val="DefaultParagraphFont"/>
    <w:link w:val="Header"/>
    <w:uiPriority w:val="99"/>
    <w:rsid w:val="00DC75F6"/>
  </w:style>
  <w:style w:type="paragraph" w:customStyle="1" w:styleId="ed1heading">
    <w:name w:val="ed1 heading"/>
    <w:basedOn w:val="Normal"/>
    <w:rsid w:val="00684E77"/>
    <w:pPr>
      <w:tabs>
        <w:tab w:val="left" w:pos="2016"/>
      </w:tabs>
      <w:spacing w:line="240" w:lineRule="exact"/>
      <w:ind w:left="2160" w:hanging="2160"/>
    </w:pPr>
    <w:rPr>
      <w:rFonts w:ascii="Century Schoolbook" w:eastAsia="Times New Roman" w:hAnsi="Century Schoolbook" w:cs="Times New Roman"/>
      <w:sz w:val="20"/>
      <w:szCs w:val="20"/>
    </w:rPr>
  </w:style>
  <w:style w:type="paragraph" w:customStyle="1" w:styleId="Default">
    <w:name w:val="Default"/>
    <w:rsid w:val="00EE43B7"/>
    <w:pPr>
      <w:autoSpaceDE w:val="0"/>
      <w:autoSpaceDN w:val="0"/>
      <w:adjustRightInd w:val="0"/>
    </w:pPr>
    <w:rPr>
      <w:rFonts w:ascii="Arial" w:hAnsi="Arial" w:cs="Arial"/>
      <w:color w:val="000000"/>
    </w:rPr>
  </w:style>
  <w:style w:type="paragraph" w:customStyle="1" w:styleId="name">
    <w:name w:val="name"/>
    <w:basedOn w:val="Normal"/>
    <w:rsid w:val="00EE43B7"/>
    <w:pPr>
      <w:tabs>
        <w:tab w:val="left" w:pos="2016"/>
        <w:tab w:val="left" w:pos="2160"/>
        <w:tab w:val="left" w:pos="6912"/>
      </w:tabs>
      <w:spacing w:line="240" w:lineRule="exact"/>
      <w:jc w:val="center"/>
    </w:pPr>
    <w:rPr>
      <w:rFonts w:ascii="Century Schoolbook" w:eastAsia="Times New Roman" w:hAnsi="Century Schoolbook" w:cs="Times New Roman"/>
      <w:b/>
      <w:caps/>
      <w:sz w:val="20"/>
      <w:szCs w:val="20"/>
    </w:rPr>
  </w:style>
  <w:style w:type="paragraph" w:customStyle="1" w:styleId="address">
    <w:name w:val="address"/>
    <w:basedOn w:val="Normal"/>
    <w:rsid w:val="00EE43B7"/>
    <w:pPr>
      <w:tabs>
        <w:tab w:val="left" w:pos="2016"/>
        <w:tab w:val="left" w:pos="2160"/>
        <w:tab w:val="left" w:pos="6912"/>
      </w:tabs>
      <w:spacing w:line="240" w:lineRule="exact"/>
    </w:pPr>
    <w:rPr>
      <w:rFonts w:ascii="Century Schoolbook" w:eastAsia="Times New Roman" w:hAnsi="Century Schoolbook"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42289">
      <w:bodyDiv w:val="1"/>
      <w:marLeft w:val="0"/>
      <w:marRight w:val="0"/>
      <w:marTop w:val="0"/>
      <w:marBottom w:val="0"/>
      <w:divBdr>
        <w:top w:val="none" w:sz="0" w:space="0" w:color="auto"/>
        <w:left w:val="none" w:sz="0" w:space="0" w:color="auto"/>
        <w:bottom w:val="none" w:sz="0" w:space="0" w:color="auto"/>
        <w:right w:val="none" w:sz="0" w:space="0" w:color="auto"/>
      </w:divBdr>
      <w:divsChild>
        <w:div w:id="207107139">
          <w:marLeft w:val="0"/>
          <w:marRight w:val="0"/>
          <w:marTop w:val="0"/>
          <w:marBottom w:val="0"/>
          <w:divBdr>
            <w:top w:val="none" w:sz="0" w:space="0" w:color="auto"/>
            <w:left w:val="none" w:sz="0" w:space="0" w:color="auto"/>
            <w:bottom w:val="none" w:sz="0" w:space="0" w:color="auto"/>
            <w:right w:val="none" w:sz="0" w:space="0" w:color="auto"/>
          </w:divBdr>
          <w:divsChild>
            <w:div w:id="612785405">
              <w:marLeft w:val="0"/>
              <w:marRight w:val="0"/>
              <w:marTop w:val="0"/>
              <w:marBottom w:val="0"/>
              <w:divBdr>
                <w:top w:val="none" w:sz="0" w:space="0" w:color="auto"/>
                <w:left w:val="none" w:sz="0" w:space="0" w:color="auto"/>
                <w:bottom w:val="none" w:sz="0" w:space="0" w:color="auto"/>
                <w:right w:val="none" w:sz="0" w:space="0" w:color="auto"/>
              </w:divBdr>
              <w:divsChild>
                <w:div w:id="17291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8588">
          <w:marLeft w:val="0"/>
          <w:marRight w:val="0"/>
          <w:marTop w:val="0"/>
          <w:marBottom w:val="0"/>
          <w:divBdr>
            <w:top w:val="none" w:sz="0" w:space="0" w:color="auto"/>
            <w:left w:val="none" w:sz="0" w:space="0" w:color="auto"/>
            <w:bottom w:val="none" w:sz="0" w:space="0" w:color="auto"/>
            <w:right w:val="none" w:sz="0" w:space="0" w:color="auto"/>
          </w:divBdr>
          <w:divsChild>
            <w:div w:id="345904824">
              <w:marLeft w:val="0"/>
              <w:marRight w:val="0"/>
              <w:marTop w:val="0"/>
              <w:marBottom w:val="0"/>
              <w:divBdr>
                <w:top w:val="none" w:sz="0" w:space="0" w:color="auto"/>
                <w:left w:val="none" w:sz="0" w:space="0" w:color="auto"/>
                <w:bottom w:val="none" w:sz="0" w:space="0" w:color="auto"/>
                <w:right w:val="none" w:sz="0" w:space="0" w:color="auto"/>
              </w:divBdr>
              <w:divsChild>
                <w:div w:id="20893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54">
          <w:marLeft w:val="0"/>
          <w:marRight w:val="0"/>
          <w:marTop w:val="0"/>
          <w:marBottom w:val="0"/>
          <w:divBdr>
            <w:top w:val="none" w:sz="0" w:space="0" w:color="auto"/>
            <w:left w:val="none" w:sz="0" w:space="0" w:color="auto"/>
            <w:bottom w:val="none" w:sz="0" w:space="0" w:color="auto"/>
            <w:right w:val="none" w:sz="0" w:space="0" w:color="auto"/>
          </w:divBdr>
          <w:divsChild>
            <w:div w:id="345403651">
              <w:marLeft w:val="0"/>
              <w:marRight w:val="0"/>
              <w:marTop w:val="0"/>
              <w:marBottom w:val="0"/>
              <w:divBdr>
                <w:top w:val="none" w:sz="0" w:space="0" w:color="auto"/>
                <w:left w:val="none" w:sz="0" w:space="0" w:color="auto"/>
                <w:bottom w:val="none" w:sz="0" w:space="0" w:color="auto"/>
                <w:right w:val="none" w:sz="0" w:space="0" w:color="auto"/>
              </w:divBdr>
              <w:divsChild>
                <w:div w:id="5531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6098">
      <w:bodyDiv w:val="1"/>
      <w:marLeft w:val="0"/>
      <w:marRight w:val="0"/>
      <w:marTop w:val="0"/>
      <w:marBottom w:val="0"/>
      <w:divBdr>
        <w:top w:val="none" w:sz="0" w:space="0" w:color="auto"/>
        <w:left w:val="none" w:sz="0" w:space="0" w:color="auto"/>
        <w:bottom w:val="none" w:sz="0" w:space="0" w:color="auto"/>
        <w:right w:val="none" w:sz="0" w:space="0" w:color="auto"/>
      </w:divBdr>
    </w:div>
    <w:div w:id="340090417">
      <w:bodyDiv w:val="1"/>
      <w:marLeft w:val="0"/>
      <w:marRight w:val="0"/>
      <w:marTop w:val="0"/>
      <w:marBottom w:val="0"/>
      <w:divBdr>
        <w:top w:val="none" w:sz="0" w:space="0" w:color="auto"/>
        <w:left w:val="none" w:sz="0" w:space="0" w:color="auto"/>
        <w:bottom w:val="none" w:sz="0" w:space="0" w:color="auto"/>
        <w:right w:val="none" w:sz="0" w:space="0" w:color="auto"/>
      </w:divBdr>
    </w:div>
    <w:div w:id="496070551">
      <w:bodyDiv w:val="1"/>
      <w:marLeft w:val="0"/>
      <w:marRight w:val="0"/>
      <w:marTop w:val="0"/>
      <w:marBottom w:val="0"/>
      <w:divBdr>
        <w:top w:val="none" w:sz="0" w:space="0" w:color="auto"/>
        <w:left w:val="none" w:sz="0" w:space="0" w:color="auto"/>
        <w:bottom w:val="none" w:sz="0" w:space="0" w:color="auto"/>
        <w:right w:val="none" w:sz="0" w:space="0" w:color="auto"/>
      </w:divBdr>
      <w:divsChild>
        <w:div w:id="145128134">
          <w:marLeft w:val="0"/>
          <w:marRight w:val="0"/>
          <w:marTop w:val="0"/>
          <w:marBottom w:val="0"/>
          <w:divBdr>
            <w:top w:val="none" w:sz="0" w:space="0" w:color="auto"/>
            <w:left w:val="none" w:sz="0" w:space="0" w:color="auto"/>
            <w:bottom w:val="none" w:sz="0" w:space="0" w:color="auto"/>
            <w:right w:val="none" w:sz="0" w:space="0" w:color="auto"/>
          </w:divBdr>
          <w:divsChild>
            <w:div w:id="921452040">
              <w:marLeft w:val="0"/>
              <w:marRight w:val="0"/>
              <w:marTop w:val="0"/>
              <w:marBottom w:val="0"/>
              <w:divBdr>
                <w:top w:val="none" w:sz="0" w:space="0" w:color="auto"/>
                <w:left w:val="none" w:sz="0" w:space="0" w:color="auto"/>
                <w:bottom w:val="none" w:sz="0" w:space="0" w:color="auto"/>
                <w:right w:val="none" w:sz="0" w:space="0" w:color="auto"/>
              </w:divBdr>
              <w:divsChild>
                <w:div w:id="2082751020">
                  <w:marLeft w:val="0"/>
                  <w:marRight w:val="0"/>
                  <w:marTop w:val="0"/>
                  <w:marBottom w:val="0"/>
                  <w:divBdr>
                    <w:top w:val="none" w:sz="0" w:space="0" w:color="auto"/>
                    <w:left w:val="none" w:sz="0" w:space="0" w:color="auto"/>
                    <w:bottom w:val="none" w:sz="0" w:space="0" w:color="auto"/>
                    <w:right w:val="none" w:sz="0" w:space="0" w:color="auto"/>
                  </w:divBdr>
                </w:div>
              </w:divsChild>
            </w:div>
            <w:div w:id="452599847">
              <w:marLeft w:val="0"/>
              <w:marRight w:val="0"/>
              <w:marTop w:val="0"/>
              <w:marBottom w:val="0"/>
              <w:divBdr>
                <w:top w:val="none" w:sz="0" w:space="0" w:color="auto"/>
                <w:left w:val="none" w:sz="0" w:space="0" w:color="auto"/>
                <w:bottom w:val="none" w:sz="0" w:space="0" w:color="auto"/>
                <w:right w:val="none" w:sz="0" w:space="0" w:color="auto"/>
              </w:divBdr>
              <w:divsChild>
                <w:div w:id="1313945508">
                  <w:marLeft w:val="0"/>
                  <w:marRight w:val="0"/>
                  <w:marTop w:val="0"/>
                  <w:marBottom w:val="0"/>
                  <w:divBdr>
                    <w:top w:val="none" w:sz="0" w:space="0" w:color="auto"/>
                    <w:left w:val="none" w:sz="0" w:space="0" w:color="auto"/>
                    <w:bottom w:val="none" w:sz="0" w:space="0" w:color="auto"/>
                    <w:right w:val="none" w:sz="0" w:space="0" w:color="auto"/>
                  </w:divBdr>
                </w:div>
              </w:divsChild>
            </w:div>
            <w:div w:id="215943568">
              <w:marLeft w:val="0"/>
              <w:marRight w:val="0"/>
              <w:marTop w:val="0"/>
              <w:marBottom w:val="0"/>
              <w:divBdr>
                <w:top w:val="none" w:sz="0" w:space="0" w:color="auto"/>
                <w:left w:val="none" w:sz="0" w:space="0" w:color="auto"/>
                <w:bottom w:val="none" w:sz="0" w:space="0" w:color="auto"/>
                <w:right w:val="none" w:sz="0" w:space="0" w:color="auto"/>
              </w:divBdr>
              <w:divsChild>
                <w:div w:id="32122916">
                  <w:marLeft w:val="0"/>
                  <w:marRight w:val="0"/>
                  <w:marTop w:val="0"/>
                  <w:marBottom w:val="0"/>
                  <w:divBdr>
                    <w:top w:val="none" w:sz="0" w:space="0" w:color="auto"/>
                    <w:left w:val="none" w:sz="0" w:space="0" w:color="auto"/>
                    <w:bottom w:val="none" w:sz="0" w:space="0" w:color="auto"/>
                    <w:right w:val="none" w:sz="0" w:space="0" w:color="auto"/>
                  </w:divBdr>
                </w:div>
              </w:divsChild>
            </w:div>
            <w:div w:id="269360440">
              <w:marLeft w:val="0"/>
              <w:marRight w:val="0"/>
              <w:marTop w:val="0"/>
              <w:marBottom w:val="0"/>
              <w:divBdr>
                <w:top w:val="none" w:sz="0" w:space="0" w:color="auto"/>
                <w:left w:val="none" w:sz="0" w:space="0" w:color="auto"/>
                <w:bottom w:val="none" w:sz="0" w:space="0" w:color="auto"/>
                <w:right w:val="none" w:sz="0" w:space="0" w:color="auto"/>
              </w:divBdr>
              <w:divsChild>
                <w:div w:id="1995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4562">
      <w:bodyDiv w:val="1"/>
      <w:marLeft w:val="0"/>
      <w:marRight w:val="0"/>
      <w:marTop w:val="0"/>
      <w:marBottom w:val="0"/>
      <w:divBdr>
        <w:top w:val="none" w:sz="0" w:space="0" w:color="auto"/>
        <w:left w:val="none" w:sz="0" w:space="0" w:color="auto"/>
        <w:bottom w:val="none" w:sz="0" w:space="0" w:color="auto"/>
        <w:right w:val="none" w:sz="0" w:space="0" w:color="auto"/>
      </w:divBdr>
    </w:div>
    <w:div w:id="567619534">
      <w:bodyDiv w:val="1"/>
      <w:marLeft w:val="0"/>
      <w:marRight w:val="0"/>
      <w:marTop w:val="0"/>
      <w:marBottom w:val="0"/>
      <w:divBdr>
        <w:top w:val="none" w:sz="0" w:space="0" w:color="auto"/>
        <w:left w:val="none" w:sz="0" w:space="0" w:color="auto"/>
        <w:bottom w:val="none" w:sz="0" w:space="0" w:color="auto"/>
        <w:right w:val="none" w:sz="0" w:space="0" w:color="auto"/>
      </w:divBdr>
    </w:div>
    <w:div w:id="638418184">
      <w:bodyDiv w:val="1"/>
      <w:marLeft w:val="0"/>
      <w:marRight w:val="0"/>
      <w:marTop w:val="0"/>
      <w:marBottom w:val="0"/>
      <w:divBdr>
        <w:top w:val="none" w:sz="0" w:space="0" w:color="auto"/>
        <w:left w:val="none" w:sz="0" w:space="0" w:color="auto"/>
        <w:bottom w:val="none" w:sz="0" w:space="0" w:color="auto"/>
        <w:right w:val="none" w:sz="0" w:space="0" w:color="auto"/>
      </w:divBdr>
    </w:div>
    <w:div w:id="906526422">
      <w:bodyDiv w:val="1"/>
      <w:marLeft w:val="0"/>
      <w:marRight w:val="0"/>
      <w:marTop w:val="0"/>
      <w:marBottom w:val="0"/>
      <w:divBdr>
        <w:top w:val="none" w:sz="0" w:space="0" w:color="auto"/>
        <w:left w:val="none" w:sz="0" w:space="0" w:color="auto"/>
        <w:bottom w:val="none" w:sz="0" w:space="0" w:color="auto"/>
        <w:right w:val="none" w:sz="0" w:space="0" w:color="auto"/>
      </w:divBdr>
    </w:div>
    <w:div w:id="916594613">
      <w:bodyDiv w:val="1"/>
      <w:marLeft w:val="0"/>
      <w:marRight w:val="0"/>
      <w:marTop w:val="0"/>
      <w:marBottom w:val="0"/>
      <w:divBdr>
        <w:top w:val="none" w:sz="0" w:space="0" w:color="auto"/>
        <w:left w:val="none" w:sz="0" w:space="0" w:color="auto"/>
        <w:bottom w:val="none" w:sz="0" w:space="0" w:color="auto"/>
        <w:right w:val="none" w:sz="0" w:space="0" w:color="auto"/>
      </w:divBdr>
    </w:div>
    <w:div w:id="1105618861">
      <w:bodyDiv w:val="1"/>
      <w:marLeft w:val="0"/>
      <w:marRight w:val="0"/>
      <w:marTop w:val="0"/>
      <w:marBottom w:val="0"/>
      <w:divBdr>
        <w:top w:val="none" w:sz="0" w:space="0" w:color="auto"/>
        <w:left w:val="none" w:sz="0" w:space="0" w:color="auto"/>
        <w:bottom w:val="none" w:sz="0" w:space="0" w:color="auto"/>
        <w:right w:val="none" w:sz="0" w:space="0" w:color="auto"/>
      </w:divBdr>
    </w:div>
    <w:div w:id="1204177920">
      <w:bodyDiv w:val="1"/>
      <w:marLeft w:val="0"/>
      <w:marRight w:val="0"/>
      <w:marTop w:val="0"/>
      <w:marBottom w:val="0"/>
      <w:divBdr>
        <w:top w:val="none" w:sz="0" w:space="0" w:color="auto"/>
        <w:left w:val="none" w:sz="0" w:space="0" w:color="auto"/>
        <w:bottom w:val="none" w:sz="0" w:space="0" w:color="auto"/>
        <w:right w:val="none" w:sz="0" w:space="0" w:color="auto"/>
      </w:divBdr>
    </w:div>
    <w:div w:id="1286623845">
      <w:bodyDiv w:val="1"/>
      <w:marLeft w:val="0"/>
      <w:marRight w:val="0"/>
      <w:marTop w:val="0"/>
      <w:marBottom w:val="0"/>
      <w:divBdr>
        <w:top w:val="none" w:sz="0" w:space="0" w:color="auto"/>
        <w:left w:val="none" w:sz="0" w:space="0" w:color="auto"/>
        <w:bottom w:val="none" w:sz="0" w:space="0" w:color="auto"/>
        <w:right w:val="none" w:sz="0" w:space="0" w:color="auto"/>
      </w:divBdr>
    </w:div>
    <w:div w:id="1295408426">
      <w:bodyDiv w:val="1"/>
      <w:marLeft w:val="0"/>
      <w:marRight w:val="0"/>
      <w:marTop w:val="0"/>
      <w:marBottom w:val="0"/>
      <w:divBdr>
        <w:top w:val="none" w:sz="0" w:space="0" w:color="auto"/>
        <w:left w:val="none" w:sz="0" w:space="0" w:color="auto"/>
        <w:bottom w:val="none" w:sz="0" w:space="0" w:color="auto"/>
        <w:right w:val="none" w:sz="0" w:space="0" w:color="auto"/>
      </w:divBdr>
    </w:div>
    <w:div w:id="1574311133">
      <w:bodyDiv w:val="1"/>
      <w:marLeft w:val="0"/>
      <w:marRight w:val="0"/>
      <w:marTop w:val="0"/>
      <w:marBottom w:val="0"/>
      <w:divBdr>
        <w:top w:val="none" w:sz="0" w:space="0" w:color="auto"/>
        <w:left w:val="none" w:sz="0" w:space="0" w:color="auto"/>
        <w:bottom w:val="none" w:sz="0" w:space="0" w:color="auto"/>
        <w:right w:val="none" w:sz="0" w:space="0" w:color="auto"/>
      </w:divBdr>
    </w:div>
    <w:div w:id="1727030414">
      <w:bodyDiv w:val="1"/>
      <w:marLeft w:val="0"/>
      <w:marRight w:val="0"/>
      <w:marTop w:val="0"/>
      <w:marBottom w:val="0"/>
      <w:divBdr>
        <w:top w:val="none" w:sz="0" w:space="0" w:color="auto"/>
        <w:left w:val="none" w:sz="0" w:space="0" w:color="auto"/>
        <w:bottom w:val="none" w:sz="0" w:space="0" w:color="auto"/>
        <w:right w:val="none" w:sz="0" w:space="0" w:color="auto"/>
      </w:divBdr>
    </w:div>
    <w:div w:id="1914313140">
      <w:bodyDiv w:val="1"/>
      <w:marLeft w:val="0"/>
      <w:marRight w:val="0"/>
      <w:marTop w:val="0"/>
      <w:marBottom w:val="0"/>
      <w:divBdr>
        <w:top w:val="none" w:sz="0" w:space="0" w:color="auto"/>
        <w:left w:val="none" w:sz="0" w:space="0" w:color="auto"/>
        <w:bottom w:val="none" w:sz="0" w:space="0" w:color="auto"/>
        <w:right w:val="none" w:sz="0" w:space="0" w:color="auto"/>
      </w:divBdr>
    </w:div>
    <w:div w:id="1943610457">
      <w:bodyDiv w:val="1"/>
      <w:marLeft w:val="0"/>
      <w:marRight w:val="0"/>
      <w:marTop w:val="0"/>
      <w:marBottom w:val="0"/>
      <w:divBdr>
        <w:top w:val="none" w:sz="0" w:space="0" w:color="auto"/>
        <w:left w:val="none" w:sz="0" w:space="0" w:color="auto"/>
        <w:bottom w:val="none" w:sz="0" w:space="0" w:color="auto"/>
        <w:right w:val="none" w:sz="0" w:space="0" w:color="auto"/>
      </w:divBdr>
    </w:div>
    <w:div w:id="203930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wolkovich@ubc.ca" TargetMode="Externa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7717/peerj.8925" TargetMode="External"/><Relationship Id="rId7" Type="http://schemas.openxmlformats.org/officeDocument/2006/relationships/image" Target="media/image1.jpeg"/><Relationship Id="rId12" Type="http://schemas.openxmlformats.org/officeDocument/2006/relationships/hyperlink" Target="http://benjamin.i.cook@nasa.gov" TargetMode="Externa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doi.org/10.1002/bes2.176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marx@tnc.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oter" Target="footer2.xml"/><Relationship Id="rId10" Type="http://schemas.openxmlformats.org/officeDocument/2006/relationships/hyperlink" Target="mailto:holbrook@oeb.harvard.edu" TargetMode="External"/><Relationship Id="rId19" Type="http://schemas.openxmlformats.org/officeDocument/2006/relationships/hyperlink" Target="mailto:zakiya_leggett@ncsu.edu" TargetMode="External"/><Relationship Id="rId4" Type="http://schemas.openxmlformats.org/officeDocument/2006/relationships/webSettings" Target="webSettings.xml"/><Relationship Id="rId9" Type="http://schemas.openxmlformats.org/officeDocument/2006/relationships/hyperlink" Target="http://www.temporalecology.org/" TargetMode="External"/><Relationship Id="rId14" Type="http://schemas.openxmlformats.org/officeDocument/2006/relationships/image" Target="media/image3.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9701</Words>
  <Characters>55296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4</cp:revision>
  <cp:lastPrinted>2021-01-05T13:49:00Z</cp:lastPrinted>
  <dcterms:created xsi:type="dcterms:W3CDTF">2021-01-05T13:49:00Z</dcterms:created>
  <dcterms:modified xsi:type="dcterms:W3CDTF">2021-01-05T13:53:00Z</dcterms:modified>
</cp:coreProperties>
</file>